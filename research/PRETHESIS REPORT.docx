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937" w:rsidRDefault="00952937" w:rsidP="00611CA9">
      <w:pPr>
        <w:jc w:val="center"/>
        <w:rPr>
          <w:sz w:val="48"/>
        </w:rPr>
      </w:pPr>
    </w:p>
    <w:p w:rsidR="00611CA9" w:rsidRDefault="006F1259" w:rsidP="006F1259">
      <w:pPr>
        <w:tabs>
          <w:tab w:val="left" w:pos="7458"/>
        </w:tabs>
        <w:rPr>
          <w:sz w:val="48"/>
        </w:rPr>
      </w:pPr>
      <w:r>
        <w:rPr>
          <w:sz w:val="48"/>
        </w:rPr>
        <w:tab/>
      </w:r>
    </w:p>
    <w:p w:rsidR="00952937" w:rsidRDefault="00952937" w:rsidP="00611CA9">
      <w:pPr>
        <w:jc w:val="center"/>
        <w:rPr>
          <w:sz w:val="48"/>
        </w:rPr>
      </w:pPr>
    </w:p>
    <w:p w:rsidR="00611CA9" w:rsidRPr="00F45FE5" w:rsidRDefault="00072F1B" w:rsidP="00F45FE5">
      <w:pPr>
        <w:jc w:val="center"/>
        <w:rPr>
          <w:b/>
          <w:color w:val="5B9BD5" w:themeColor="accent1"/>
          <w:sz w:val="56"/>
          <w:szCs w:val="56"/>
        </w:rPr>
      </w:pPr>
      <w:r w:rsidRPr="00F45FE5">
        <w:rPr>
          <w:b/>
          <w:color w:val="5B9BD5" w:themeColor="accent1"/>
          <w:sz w:val="56"/>
          <w:szCs w:val="56"/>
        </w:rPr>
        <w:t>PRETHESIS REPORT</w:t>
      </w:r>
    </w:p>
    <w:p w:rsidR="00952937" w:rsidRDefault="00F45FE5" w:rsidP="006E086F">
      <w:pPr>
        <w:pStyle w:val="Header"/>
        <w:tabs>
          <w:tab w:val="clear" w:pos="9360"/>
          <w:tab w:val="left" w:pos="0"/>
          <w:tab w:val="right" w:pos="9630"/>
        </w:tabs>
        <w:spacing w:line="240" w:lineRule="auto"/>
        <w:jc w:val="center"/>
        <w:rPr>
          <w:caps/>
          <w:color w:val="7F7F7F" w:themeColor="text1" w:themeTint="80"/>
          <w:sz w:val="48"/>
          <w:szCs w:val="48"/>
        </w:rPr>
      </w:pPr>
      <w:r>
        <w:rPr>
          <w:caps/>
          <w:color w:val="7F7F7F" w:themeColor="text1" w:themeTint="80"/>
          <w:sz w:val="48"/>
          <w:szCs w:val="48"/>
        </w:rPr>
        <w:t xml:space="preserve">DEVELOPMENT OF AN </w:t>
      </w:r>
      <w:r w:rsidRPr="00F45FE5">
        <w:rPr>
          <w:caps/>
          <w:color w:val="7F7F7F" w:themeColor="text1" w:themeTint="80"/>
          <w:sz w:val="48"/>
          <w:szCs w:val="48"/>
        </w:rPr>
        <w:t xml:space="preserve">ECG SCORING SYSTEM </w:t>
      </w:r>
      <w:r w:rsidR="005D52FD">
        <w:rPr>
          <w:caps/>
          <w:color w:val="7F7F7F" w:themeColor="text1" w:themeTint="80"/>
          <w:sz w:val="48"/>
          <w:szCs w:val="48"/>
        </w:rPr>
        <w:t xml:space="preserve">APPLIED </w:t>
      </w:r>
      <w:r w:rsidR="005D52FD" w:rsidRPr="00F45FE5">
        <w:rPr>
          <w:caps/>
          <w:color w:val="7F7F7F" w:themeColor="text1" w:themeTint="80"/>
          <w:sz w:val="48"/>
          <w:szCs w:val="48"/>
        </w:rPr>
        <w:t>FOR DETECTION AND QUANTIFICATION OF MYOCARDIAL DAMAGE</w:t>
      </w:r>
      <w:r w:rsidR="005D52FD">
        <w:rPr>
          <w:caps/>
          <w:color w:val="7F7F7F" w:themeColor="text1" w:themeTint="80"/>
          <w:sz w:val="48"/>
          <w:szCs w:val="48"/>
        </w:rPr>
        <w:t xml:space="preserve"> USING</w:t>
      </w:r>
      <w:r w:rsidRPr="00F45FE5">
        <w:rPr>
          <w:caps/>
          <w:color w:val="7F7F7F" w:themeColor="text1" w:themeTint="80"/>
          <w:sz w:val="48"/>
          <w:szCs w:val="48"/>
        </w:rPr>
        <w:t xml:space="preserve"> MORPHOLOGICAL FEATURES AND</w:t>
      </w:r>
      <w:r w:rsidR="006E086F">
        <w:rPr>
          <w:caps/>
          <w:color w:val="7F7F7F" w:themeColor="text1" w:themeTint="80"/>
          <w:sz w:val="48"/>
          <w:szCs w:val="48"/>
        </w:rPr>
        <w:t xml:space="preserve"> DE</w:t>
      </w:r>
      <w:r w:rsidR="00524620">
        <w:rPr>
          <w:caps/>
          <w:color w:val="7F7F7F" w:themeColor="text1" w:themeTint="80"/>
          <w:sz w:val="48"/>
          <w:szCs w:val="48"/>
        </w:rPr>
        <w:t>-</w:t>
      </w:r>
      <w:r w:rsidR="006E086F">
        <w:rPr>
          <w:caps/>
          <w:color w:val="7F7F7F" w:themeColor="text1" w:themeTint="80"/>
          <w:sz w:val="48"/>
          <w:szCs w:val="48"/>
        </w:rPr>
        <w:t>TRENDED FLUCTUATION ANALYSIS</w:t>
      </w:r>
    </w:p>
    <w:p w:rsidR="006E086F"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6E086F" w:rsidRDefault="006E086F" w:rsidP="006E086F">
      <w:pPr>
        <w:pStyle w:val="Header"/>
        <w:tabs>
          <w:tab w:val="clear" w:pos="9360"/>
          <w:tab w:val="left" w:pos="0"/>
          <w:tab w:val="right" w:pos="9630"/>
        </w:tabs>
        <w:spacing w:line="240" w:lineRule="auto"/>
        <w:jc w:val="center"/>
        <w:rPr>
          <w:color w:val="7F7F7F" w:themeColor="text1" w:themeTint="80"/>
          <w:sz w:val="48"/>
          <w:szCs w:val="48"/>
        </w:rPr>
      </w:pPr>
    </w:p>
    <w:p w:rsidR="006E086F" w:rsidRPr="006E086F" w:rsidRDefault="006E086F" w:rsidP="006E086F">
      <w:pPr>
        <w:pStyle w:val="Header"/>
        <w:tabs>
          <w:tab w:val="clear" w:pos="9360"/>
          <w:tab w:val="left" w:pos="0"/>
          <w:tab w:val="right" w:pos="9630"/>
        </w:tabs>
        <w:spacing w:line="240" w:lineRule="auto"/>
        <w:jc w:val="center"/>
        <w:rPr>
          <w:rFonts w:asciiTheme="majorHAnsi" w:hAnsiTheme="majorHAnsi"/>
          <w:b/>
          <w:color w:val="5B9BD5" w:themeColor="accent1"/>
          <w:sz w:val="32"/>
          <w:szCs w:val="32"/>
        </w:rPr>
      </w:pPr>
      <w:r w:rsidRPr="006E086F">
        <w:rPr>
          <w:rFonts w:asciiTheme="majorHAnsi" w:hAnsiTheme="majorHAnsi"/>
          <w:b/>
          <w:color w:val="5B9BD5" w:themeColor="accent1"/>
          <w:sz w:val="32"/>
          <w:szCs w:val="32"/>
        </w:rPr>
        <w:t>INSTRUCTOR</w:t>
      </w:r>
      <w:r w:rsidR="00952937" w:rsidRPr="006E086F">
        <w:rPr>
          <w:rFonts w:asciiTheme="majorHAnsi" w:hAnsiTheme="majorHAnsi"/>
          <w:b/>
          <w:color w:val="5B9BD5" w:themeColor="accent1"/>
          <w:sz w:val="32"/>
          <w:szCs w:val="32"/>
        </w:rPr>
        <w:t>:</w:t>
      </w:r>
    </w:p>
    <w:p w:rsidR="00952937" w:rsidRPr="006E086F" w:rsidRDefault="00072F1B" w:rsidP="006E086F">
      <w:pPr>
        <w:pStyle w:val="Header"/>
        <w:tabs>
          <w:tab w:val="clear" w:pos="9360"/>
          <w:tab w:val="left" w:pos="0"/>
          <w:tab w:val="right" w:pos="9630"/>
        </w:tabs>
        <w:spacing w:line="240" w:lineRule="auto"/>
        <w:jc w:val="center"/>
        <w:rPr>
          <w:rFonts w:asciiTheme="majorHAnsi" w:hAnsiTheme="majorHAnsi"/>
          <w:b/>
          <w:sz w:val="32"/>
          <w:szCs w:val="32"/>
        </w:rPr>
      </w:pPr>
      <w:r w:rsidRPr="006E086F">
        <w:rPr>
          <w:rFonts w:asciiTheme="majorHAnsi" w:hAnsiTheme="majorHAnsi"/>
          <w:color w:val="5B9BD5" w:themeColor="accent1"/>
          <w:sz w:val="32"/>
          <w:szCs w:val="32"/>
        </w:rPr>
        <w:t xml:space="preserve"> </w:t>
      </w:r>
      <w:r w:rsidR="00952937" w:rsidRPr="008B75CF">
        <w:rPr>
          <w:rFonts w:asciiTheme="majorHAnsi" w:hAnsiTheme="majorHAnsi"/>
          <w:b/>
          <w:color w:val="44546A" w:themeColor="text2"/>
          <w:sz w:val="32"/>
          <w:szCs w:val="32"/>
        </w:rPr>
        <w:t xml:space="preserve">Dr. </w:t>
      </w:r>
      <w:r w:rsidRPr="008B75CF">
        <w:rPr>
          <w:rFonts w:asciiTheme="majorHAnsi" w:hAnsiTheme="majorHAnsi"/>
          <w:b/>
          <w:color w:val="44546A" w:themeColor="text2"/>
          <w:sz w:val="32"/>
          <w:szCs w:val="32"/>
        </w:rPr>
        <w:t>Le Quoc Trung</w:t>
      </w:r>
    </w:p>
    <w:p w:rsidR="006E086F" w:rsidRPr="006E086F" w:rsidRDefault="006E086F" w:rsidP="006E086F">
      <w:pPr>
        <w:pStyle w:val="Header"/>
        <w:tabs>
          <w:tab w:val="clear" w:pos="9360"/>
          <w:tab w:val="left" w:pos="0"/>
          <w:tab w:val="right" w:pos="9630"/>
        </w:tabs>
        <w:spacing w:line="240" w:lineRule="auto"/>
        <w:jc w:val="center"/>
        <w:rPr>
          <w:rFonts w:asciiTheme="majorHAnsi" w:hAnsiTheme="majorHAnsi"/>
          <w:b/>
          <w:color w:val="5B9BD5" w:themeColor="accent1"/>
          <w:sz w:val="32"/>
          <w:szCs w:val="32"/>
        </w:rPr>
      </w:pPr>
    </w:p>
    <w:p w:rsidR="006E086F" w:rsidRPr="006E086F" w:rsidRDefault="006E086F" w:rsidP="006E086F">
      <w:pPr>
        <w:pStyle w:val="Header"/>
        <w:tabs>
          <w:tab w:val="clear" w:pos="9360"/>
          <w:tab w:val="left" w:pos="0"/>
          <w:tab w:val="right" w:pos="9630"/>
        </w:tabs>
        <w:spacing w:line="240" w:lineRule="auto"/>
        <w:jc w:val="center"/>
        <w:rPr>
          <w:rFonts w:asciiTheme="majorHAnsi" w:hAnsiTheme="majorHAnsi"/>
          <w:b/>
          <w:color w:val="5B9BD5" w:themeColor="accent1"/>
          <w:sz w:val="32"/>
          <w:szCs w:val="32"/>
        </w:rPr>
      </w:pPr>
      <w:r w:rsidRPr="006E086F">
        <w:rPr>
          <w:rFonts w:asciiTheme="majorHAnsi" w:hAnsiTheme="majorHAnsi"/>
          <w:b/>
          <w:color w:val="5B9BD5" w:themeColor="accent1"/>
          <w:sz w:val="32"/>
          <w:szCs w:val="32"/>
        </w:rPr>
        <w:t>STUDENT</w:t>
      </w:r>
      <w:r w:rsidR="00952937" w:rsidRPr="006E086F">
        <w:rPr>
          <w:rFonts w:asciiTheme="majorHAnsi" w:hAnsiTheme="majorHAnsi"/>
          <w:b/>
          <w:color w:val="5B9BD5" w:themeColor="accent1"/>
          <w:sz w:val="32"/>
          <w:szCs w:val="32"/>
        </w:rPr>
        <w:t>:</w:t>
      </w:r>
    </w:p>
    <w:p w:rsidR="00952937" w:rsidRPr="006E086F" w:rsidRDefault="00072F1B" w:rsidP="006E086F">
      <w:pPr>
        <w:pStyle w:val="Header"/>
        <w:tabs>
          <w:tab w:val="clear" w:pos="9360"/>
          <w:tab w:val="left" w:pos="0"/>
          <w:tab w:val="right" w:pos="9630"/>
        </w:tabs>
        <w:spacing w:line="240" w:lineRule="auto"/>
        <w:jc w:val="center"/>
        <w:rPr>
          <w:rFonts w:asciiTheme="majorHAnsi" w:hAnsiTheme="majorHAnsi"/>
          <w:b/>
          <w:color w:val="5B9BD5" w:themeColor="accent1"/>
          <w:sz w:val="42"/>
          <w:szCs w:val="42"/>
        </w:rPr>
      </w:pPr>
      <w:r w:rsidRPr="006E086F">
        <w:rPr>
          <w:rFonts w:asciiTheme="majorHAnsi" w:hAnsiTheme="majorHAnsi"/>
          <w:b/>
          <w:color w:val="5B9BD5" w:themeColor="accent1"/>
          <w:sz w:val="32"/>
          <w:szCs w:val="32"/>
        </w:rPr>
        <w:t xml:space="preserve"> </w:t>
      </w:r>
      <w:r w:rsidRPr="008B75CF">
        <w:rPr>
          <w:rFonts w:asciiTheme="majorHAnsi" w:hAnsiTheme="majorHAnsi"/>
          <w:b/>
          <w:color w:val="44546A" w:themeColor="text2"/>
          <w:sz w:val="32"/>
          <w:szCs w:val="32"/>
        </w:rPr>
        <w:t>Pham Khoi Nguyen</w:t>
      </w:r>
    </w:p>
    <w:p w:rsidR="00A45BE5" w:rsidRPr="00952937" w:rsidRDefault="00A45BE5" w:rsidP="00952937">
      <w:pPr>
        <w:pStyle w:val="Header"/>
        <w:tabs>
          <w:tab w:val="clear" w:pos="9360"/>
          <w:tab w:val="left" w:pos="0"/>
          <w:tab w:val="right" w:pos="9630"/>
        </w:tabs>
        <w:spacing w:line="240" w:lineRule="auto"/>
        <w:jc w:val="right"/>
      </w:pPr>
      <w:r w:rsidRPr="00952937">
        <w:br w:type="page"/>
      </w:r>
    </w:p>
    <w:p w:rsidR="00611CA9" w:rsidRDefault="00611CA9" w:rsidP="00611CA9">
      <w:pPr>
        <w:jc w:val="center"/>
      </w:pPr>
    </w:p>
    <w:p w:rsidR="00F45FE5" w:rsidRPr="006F1259" w:rsidRDefault="00F45FE5" w:rsidP="00F45FE5">
      <w:pPr>
        <w:pStyle w:val="NormalWeb"/>
        <w:spacing w:before="0" w:beforeAutospacing="0" w:after="40" w:afterAutospacing="0" w:line="360" w:lineRule="auto"/>
        <w:rPr>
          <w:rFonts w:asciiTheme="minorHAnsi" w:hAnsiTheme="minorHAnsi"/>
          <w:sz w:val="28"/>
          <w:szCs w:val="28"/>
        </w:rPr>
      </w:pPr>
      <w:r w:rsidRPr="006F1259">
        <w:rPr>
          <w:rFonts w:asciiTheme="minorHAnsi" w:hAnsiTheme="minorHAnsi" w:cs="Arial"/>
          <w:color w:val="004887"/>
          <w:sz w:val="28"/>
          <w:szCs w:val="28"/>
        </w:rPr>
        <w:t>Project name</w:t>
      </w:r>
    </w:p>
    <w:p w:rsidR="00F45FE5" w:rsidRPr="005D52FD" w:rsidRDefault="005D52FD" w:rsidP="00F45FE5">
      <w:pPr>
        <w:pStyle w:val="NormalWeb"/>
        <w:spacing w:before="0" w:beforeAutospacing="0" w:after="240" w:afterAutospacing="0" w:line="360" w:lineRule="auto"/>
        <w:ind w:right="240"/>
        <w:rPr>
          <w:rFonts w:asciiTheme="minorHAnsi" w:hAnsiTheme="minorHAnsi"/>
          <w:i/>
        </w:rPr>
      </w:pPr>
      <w:r w:rsidRPr="005D52FD">
        <w:rPr>
          <w:rFonts w:asciiTheme="minorHAnsi" w:hAnsiTheme="minorHAnsi"/>
          <w:i/>
        </w:rPr>
        <w:t>Development of an EKG scoring system applied for detection and quantification of myocardial damage using morphological features and de</w:t>
      </w:r>
      <w:r w:rsidR="00524620">
        <w:rPr>
          <w:rFonts w:asciiTheme="minorHAnsi" w:hAnsiTheme="minorHAnsi"/>
          <w:i/>
        </w:rPr>
        <w:t>-</w:t>
      </w:r>
      <w:r w:rsidRPr="005D52FD">
        <w:rPr>
          <w:rFonts w:asciiTheme="minorHAnsi" w:hAnsiTheme="minorHAnsi"/>
          <w:i/>
        </w:rPr>
        <w:t>trended fluctuation analysis</w:t>
      </w:r>
    </w:p>
    <w:p w:rsidR="00F45FE5" w:rsidRPr="006F1259" w:rsidRDefault="00F45FE5" w:rsidP="00F45FE5">
      <w:pPr>
        <w:pStyle w:val="NormalWeb"/>
        <w:spacing w:before="0" w:beforeAutospacing="0" w:after="40" w:afterAutospacing="0" w:line="360" w:lineRule="auto"/>
        <w:rPr>
          <w:rFonts w:asciiTheme="minorHAnsi" w:hAnsiTheme="minorHAnsi"/>
          <w:sz w:val="28"/>
          <w:szCs w:val="28"/>
        </w:rPr>
      </w:pPr>
      <w:r w:rsidRPr="006F1259">
        <w:rPr>
          <w:rFonts w:asciiTheme="minorHAnsi" w:hAnsiTheme="minorHAnsi" w:cs="Arial"/>
          <w:color w:val="004887"/>
          <w:sz w:val="28"/>
          <w:szCs w:val="28"/>
        </w:rPr>
        <w:t>Contact Information</w:t>
      </w:r>
    </w:p>
    <w:p w:rsidR="00F45FE5" w:rsidRPr="006F1259" w:rsidRDefault="00F45FE5" w:rsidP="00F45FE5">
      <w:pPr>
        <w:pStyle w:val="NormalWeb"/>
        <w:spacing w:before="0" w:beforeAutospacing="0" w:after="120" w:afterAutospacing="0" w:line="360" w:lineRule="auto"/>
        <w:ind w:right="240"/>
        <w:rPr>
          <w:rFonts w:asciiTheme="minorHAnsi" w:hAnsiTheme="minorHAnsi"/>
        </w:rPr>
      </w:pPr>
      <w:r w:rsidRPr="006F1259">
        <w:rPr>
          <w:rFonts w:asciiTheme="minorHAnsi" w:hAnsiTheme="minorHAnsi" w:cs="Arial"/>
          <w:color w:val="000000"/>
        </w:rPr>
        <w:t>Name:  Phạm Khôi Nguyên</w:t>
      </w:r>
    </w:p>
    <w:p w:rsidR="00F45FE5" w:rsidRPr="006F1259" w:rsidRDefault="00F45FE5" w:rsidP="00F45FE5">
      <w:pPr>
        <w:pStyle w:val="NormalWeb"/>
        <w:spacing w:before="0" w:beforeAutospacing="0" w:after="240" w:afterAutospacing="0" w:line="360" w:lineRule="auto"/>
        <w:ind w:right="240"/>
        <w:rPr>
          <w:rFonts w:asciiTheme="minorHAnsi" w:hAnsiTheme="minorHAnsi"/>
        </w:rPr>
      </w:pPr>
      <w:r w:rsidRPr="006F1259">
        <w:rPr>
          <w:rFonts w:asciiTheme="minorHAnsi" w:hAnsiTheme="minorHAnsi" w:cs="Arial"/>
          <w:color w:val="000000"/>
        </w:rPr>
        <w:t>School:  International University – Vietnam National University (VNU)</w:t>
      </w:r>
    </w:p>
    <w:p w:rsidR="00F45FE5" w:rsidRPr="006F1259" w:rsidRDefault="00F45FE5" w:rsidP="00F45FE5">
      <w:pPr>
        <w:pStyle w:val="NormalWeb"/>
        <w:spacing w:before="0" w:beforeAutospacing="0" w:after="140" w:afterAutospacing="0" w:line="360" w:lineRule="auto"/>
        <w:ind w:right="240"/>
        <w:rPr>
          <w:rFonts w:asciiTheme="minorHAnsi" w:hAnsiTheme="minorHAnsi"/>
        </w:rPr>
      </w:pPr>
      <w:r w:rsidRPr="006F1259">
        <w:rPr>
          <w:rFonts w:asciiTheme="minorHAnsi" w:hAnsiTheme="minorHAnsi" w:cs="Arial"/>
          <w:color w:val="000000"/>
        </w:rPr>
        <w:t>Department:  Biomedical Engineering  </w:t>
      </w:r>
      <w:r w:rsidRPr="006F1259">
        <w:rPr>
          <w:rStyle w:val="apple-tab-span"/>
          <w:rFonts w:asciiTheme="minorHAnsi" w:hAnsiTheme="minorHAnsi" w:cs="Arial"/>
          <w:color w:val="000000"/>
        </w:rPr>
        <w:tab/>
        <w:t xml:space="preserve">            </w:t>
      </w:r>
      <w:r w:rsidRPr="006F1259">
        <w:rPr>
          <w:rFonts w:asciiTheme="minorHAnsi" w:hAnsiTheme="minorHAnsi" w:cs="Arial"/>
          <w:color w:val="000000"/>
        </w:rPr>
        <w:t>Year:  2013 - 2017</w:t>
      </w:r>
    </w:p>
    <w:p w:rsidR="00F45FE5" w:rsidRPr="006F1259" w:rsidRDefault="00F45FE5" w:rsidP="00F45FE5">
      <w:pPr>
        <w:pStyle w:val="NormalWeb"/>
        <w:spacing w:before="0" w:beforeAutospacing="0" w:after="240" w:afterAutospacing="0" w:line="360" w:lineRule="auto"/>
        <w:ind w:right="240"/>
        <w:rPr>
          <w:rFonts w:asciiTheme="minorHAnsi" w:hAnsiTheme="minorHAnsi"/>
        </w:rPr>
      </w:pPr>
      <w:r w:rsidRPr="006F1259">
        <w:rPr>
          <w:rFonts w:asciiTheme="minorHAnsi" w:hAnsiTheme="minorHAnsi" w:cs="Arial"/>
          <w:color w:val="000000"/>
        </w:rPr>
        <w:t>Email: phamkhoinguyen1995@gmail.com      </w:t>
      </w:r>
      <w:r w:rsidRPr="006F1259">
        <w:rPr>
          <w:rStyle w:val="apple-tab-span"/>
          <w:rFonts w:asciiTheme="minorHAnsi" w:hAnsiTheme="minorHAnsi" w:cs="Arial"/>
          <w:color w:val="000000"/>
        </w:rPr>
        <w:tab/>
      </w:r>
      <w:r w:rsidRPr="006F1259">
        <w:rPr>
          <w:rFonts w:asciiTheme="minorHAnsi" w:hAnsiTheme="minorHAnsi" w:cs="Arial"/>
          <w:color w:val="000000"/>
        </w:rPr>
        <w:t>Mobile Phone: + (84) 914 118 896      </w:t>
      </w:r>
      <w:r w:rsidRPr="006F1259">
        <w:rPr>
          <w:rStyle w:val="apple-tab-span"/>
          <w:rFonts w:asciiTheme="minorHAnsi" w:hAnsiTheme="minorHAnsi" w:cs="Arial"/>
          <w:color w:val="000000"/>
        </w:rPr>
        <w:tab/>
      </w:r>
    </w:p>
    <w:p w:rsidR="00F45FE5" w:rsidRPr="006F1259" w:rsidRDefault="00F45FE5" w:rsidP="00F45FE5">
      <w:pPr>
        <w:pStyle w:val="NormalWeb"/>
        <w:spacing w:before="0" w:beforeAutospacing="0" w:after="240" w:afterAutospacing="0" w:line="360" w:lineRule="auto"/>
        <w:ind w:right="240"/>
        <w:rPr>
          <w:rFonts w:asciiTheme="minorHAnsi" w:hAnsiTheme="minorHAnsi"/>
        </w:rPr>
      </w:pPr>
      <w:r w:rsidRPr="006F1259">
        <w:rPr>
          <w:rFonts w:asciiTheme="minorHAnsi" w:hAnsiTheme="minorHAnsi" w:cs="Arial"/>
          <w:color w:val="000000"/>
        </w:rPr>
        <w:t xml:space="preserve">Mailing Address:  Room 34, Binh Phu Apartment, Ward 10, District 6, Ho Chi Minh City </w:t>
      </w:r>
    </w:p>
    <w:p w:rsidR="00F45FE5" w:rsidRPr="006F1259" w:rsidRDefault="00F45FE5" w:rsidP="00F45FE5">
      <w:pPr>
        <w:pStyle w:val="NormalWeb"/>
        <w:spacing w:before="0" w:beforeAutospacing="0" w:after="40" w:afterAutospacing="0" w:line="360" w:lineRule="auto"/>
        <w:rPr>
          <w:rFonts w:asciiTheme="minorHAnsi" w:hAnsiTheme="minorHAnsi"/>
          <w:sz w:val="28"/>
          <w:szCs w:val="28"/>
        </w:rPr>
      </w:pPr>
      <w:r w:rsidRPr="006F1259">
        <w:rPr>
          <w:rFonts w:asciiTheme="minorHAnsi" w:hAnsiTheme="minorHAnsi" w:cs="Arial"/>
          <w:color w:val="004887"/>
          <w:sz w:val="28"/>
          <w:szCs w:val="28"/>
        </w:rPr>
        <w:t>Project Adviser</w:t>
      </w:r>
    </w:p>
    <w:p w:rsidR="00F45FE5" w:rsidRPr="006F1259" w:rsidRDefault="00F45FE5" w:rsidP="00F45FE5">
      <w:pPr>
        <w:pStyle w:val="NormalWeb"/>
        <w:spacing w:before="0" w:beforeAutospacing="0" w:after="140" w:afterAutospacing="0" w:line="360" w:lineRule="auto"/>
        <w:ind w:right="240"/>
        <w:rPr>
          <w:rFonts w:asciiTheme="minorHAnsi" w:hAnsiTheme="minorHAnsi"/>
        </w:rPr>
      </w:pPr>
      <w:r w:rsidRPr="006F1259">
        <w:rPr>
          <w:rFonts w:asciiTheme="minorHAnsi" w:hAnsiTheme="minorHAnsi" w:cs="Arial"/>
          <w:color w:val="000000"/>
        </w:rPr>
        <w:t>Name:  Dr. Lê Quốc Trung</w:t>
      </w:r>
    </w:p>
    <w:p w:rsidR="00F45FE5" w:rsidRPr="006F1259" w:rsidRDefault="00F45FE5" w:rsidP="00F45FE5">
      <w:pPr>
        <w:pStyle w:val="NormalWeb"/>
        <w:spacing w:before="0" w:beforeAutospacing="0" w:after="120" w:afterAutospacing="0" w:line="360" w:lineRule="auto"/>
        <w:ind w:right="240"/>
        <w:rPr>
          <w:rFonts w:asciiTheme="minorHAnsi" w:hAnsiTheme="minorHAnsi"/>
        </w:rPr>
      </w:pPr>
      <w:r w:rsidRPr="006F1259">
        <w:rPr>
          <w:rFonts w:asciiTheme="minorHAnsi" w:hAnsiTheme="minorHAnsi" w:cs="Arial"/>
          <w:color w:val="000000"/>
        </w:rPr>
        <w:t>Title:  PhD, University Lecturer                   </w:t>
      </w:r>
      <w:r w:rsidRPr="006F1259">
        <w:rPr>
          <w:rStyle w:val="apple-tab-span"/>
          <w:rFonts w:asciiTheme="minorHAnsi" w:hAnsiTheme="minorHAnsi" w:cs="Arial"/>
          <w:color w:val="000000"/>
        </w:rPr>
        <w:tab/>
      </w:r>
      <w:r w:rsidRPr="006F1259">
        <w:rPr>
          <w:rFonts w:asciiTheme="minorHAnsi" w:hAnsiTheme="minorHAnsi" w:cs="Arial"/>
          <w:color w:val="000000"/>
        </w:rPr>
        <w:t>Organization: International University – VNU</w:t>
      </w:r>
    </w:p>
    <w:p w:rsidR="00F45FE5" w:rsidRPr="006F1259" w:rsidRDefault="00F45FE5" w:rsidP="00F45FE5">
      <w:pPr>
        <w:rPr>
          <w:b/>
        </w:rPr>
      </w:pPr>
      <w:r w:rsidRPr="006F1259">
        <w:rPr>
          <w:rFonts w:cs="Arial"/>
          <w:color w:val="000000"/>
        </w:rPr>
        <w:t>Email: lequoctrung@gmail.com            </w:t>
      </w:r>
      <w:r w:rsidRPr="006F1259">
        <w:rPr>
          <w:rStyle w:val="apple-tab-span"/>
          <w:rFonts w:cs="Arial"/>
          <w:color w:val="000000"/>
        </w:rPr>
        <w:tab/>
      </w:r>
      <w:r w:rsidRPr="006F1259">
        <w:rPr>
          <w:rFonts w:cs="Arial"/>
          <w:color w:val="000000"/>
        </w:rPr>
        <w:t>Mobile phone: + (84) 915 538 938</w:t>
      </w:r>
    </w:p>
    <w:p w:rsidR="005D52FD" w:rsidRPr="00D4046D" w:rsidRDefault="00F45FE5" w:rsidP="005D52FD">
      <w:r w:rsidRPr="00F45FE5">
        <w:br w:type="column"/>
      </w:r>
    </w:p>
    <w:p w:rsidR="005D52FD" w:rsidRDefault="005D52FD" w:rsidP="005D52FD">
      <w:pPr>
        <w:spacing w:line="300" w:lineRule="auto"/>
        <w:jc w:val="center"/>
        <w:rPr>
          <w:b/>
          <w:i/>
          <w:sz w:val="32"/>
          <w:szCs w:val="32"/>
        </w:rPr>
      </w:pPr>
      <w:r w:rsidRPr="005D52FD">
        <w:rPr>
          <w:b/>
          <w:i/>
          <w:sz w:val="32"/>
          <w:szCs w:val="32"/>
        </w:rPr>
        <w:t>Development of an EKG scoring system</w:t>
      </w:r>
      <w:r>
        <w:rPr>
          <w:b/>
          <w:i/>
          <w:sz w:val="32"/>
          <w:szCs w:val="32"/>
        </w:rPr>
        <w:t xml:space="preserve"> </w:t>
      </w:r>
      <w:r w:rsidRPr="005D52FD">
        <w:rPr>
          <w:b/>
          <w:i/>
          <w:sz w:val="32"/>
          <w:szCs w:val="32"/>
        </w:rPr>
        <w:t>applied for detection and quantification of myocardial damage</w:t>
      </w:r>
      <w:r>
        <w:rPr>
          <w:b/>
          <w:i/>
          <w:sz w:val="32"/>
          <w:szCs w:val="32"/>
        </w:rPr>
        <w:t xml:space="preserve"> using m</w:t>
      </w:r>
      <w:r w:rsidRPr="005D52FD">
        <w:rPr>
          <w:b/>
          <w:i/>
          <w:sz w:val="32"/>
          <w:szCs w:val="32"/>
        </w:rPr>
        <w:t xml:space="preserve">orphological features and </w:t>
      </w:r>
      <w:r>
        <w:rPr>
          <w:b/>
          <w:i/>
          <w:sz w:val="32"/>
          <w:szCs w:val="32"/>
        </w:rPr>
        <w:t>d</w:t>
      </w:r>
      <w:r w:rsidRPr="005D52FD">
        <w:rPr>
          <w:b/>
          <w:i/>
          <w:sz w:val="32"/>
          <w:szCs w:val="32"/>
        </w:rPr>
        <w:t>e</w:t>
      </w:r>
      <w:r w:rsidR="00524620">
        <w:rPr>
          <w:b/>
          <w:i/>
          <w:sz w:val="32"/>
          <w:szCs w:val="32"/>
        </w:rPr>
        <w:t>-</w:t>
      </w:r>
      <w:r w:rsidRPr="005D52FD">
        <w:rPr>
          <w:b/>
          <w:i/>
          <w:sz w:val="32"/>
          <w:szCs w:val="32"/>
        </w:rPr>
        <w:t xml:space="preserve">trended fluctuation analysis </w:t>
      </w:r>
    </w:p>
    <w:p w:rsidR="005D52FD" w:rsidRPr="005D52FD" w:rsidRDefault="005D52FD" w:rsidP="005D52FD">
      <w:pPr>
        <w:spacing w:line="300" w:lineRule="auto"/>
        <w:jc w:val="center"/>
        <w:rPr>
          <w:b/>
          <w:i/>
          <w:sz w:val="32"/>
          <w:szCs w:val="32"/>
        </w:rPr>
      </w:pPr>
    </w:p>
    <w:p w:rsidR="00D4046D" w:rsidRPr="00F4346E" w:rsidRDefault="00D4046D" w:rsidP="00D4046D">
      <w:pPr>
        <w:jc w:val="both"/>
      </w:pPr>
      <w:r w:rsidRPr="00D4046D">
        <w:rPr>
          <w:b/>
        </w:rPr>
        <w:t>Abstract</w:t>
      </w:r>
      <w:r w:rsidR="00264D29">
        <w:rPr>
          <w:b/>
          <w:sz w:val="28"/>
          <w:szCs w:val="28"/>
        </w:rPr>
        <w:t xml:space="preserve">: </w:t>
      </w:r>
      <w:r w:rsidR="00A83E0A">
        <w:t xml:space="preserve">During the last decade we have witnessed the tremendous growth of Telecommunication technologies, particularly the advancement in the field of semiconductors, wireless network and cloud infrastructure that could eventually bring forward the era of homecare. As a result, these innovations have made </w:t>
      </w:r>
      <w:r w:rsidR="00264D29">
        <w:t>early diagnosis and prevention medicine for</w:t>
      </w:r>
      <w:r w:rsidR="005D52FD">
        <w:t xml:space="preserve"> </w:t>
      </w:r>
      <w:r w:rsidR="00604A8A">
        <w:t>Cardiovascular Disease</w:t>
      </w:r>
      <w:r>
        <w:t xml:space="preserve"> (</w:t>
      </w:r>
      <w:r w:rsidRPr="005D52FD">
        <w:rPr>
          <w:i/>
        </w:rPr>
        <w:t>CD</w:t>
      </w:r>
      <w:r>
        <w:t>)</w:t>
      </w:r>
      <w:r w:rsidR="00A83E0A">
        <w:t xml:space="preserve"> feasible, something that could not be happened 20 years ago</w:t>
      </w:r>
      <w:r w:rsidRPr="00D4046D">
        <w:t>.</w:t>
      </w:r>
      <w:r w:rsidR="00A83E0A">
        <w:t xml:space="preserve"> In Vietnam, there is a constant interest in</w:t>
      </w:r>
      <w:r w:rsidR="005D52FD">
        <w:t xml:space="preserve"> the development of various types of</w:t>
      </w:r>
      <w:r>
        <w:t xml:space="preserve"> real</w:t>
      </w:r>
      <w:r w:rsidR="005D52FD">
        <w:t xml:space="preserve"> </w:t>
      </w:r>
      <w:r>
        <w:t>-</w:t>
      </w:r>
      <w:r w:rsidR="005D52FD">
        <w:t xml:space="preserve"> </w:t>
      </w:r>
      <w:r>
        <w:t xml:space="preserve">time, wireless EKG (ECG) </w:t>
      </w:r>
      <w:r w:rsidR="005D52FD">
        <w:t>devices</w:t>
      </w:r>
      <w:r>
        <w:t xml:space="preserve"> dedicated to </w:t>
      </w:r>
      <w:r w:rsidR="00264D29">
        <w:t>people</w:t>
      </w:r>
      <w:r>
        <w:t xml:space="preserve"> who are at high risk of CD</w:t>
      </w:r>
      <w:r w:rsidR="00A83E0A">
        <w:t>, where many startups emerged to provide this type of innovative products to the community</w:t>
      </w:r>
      <w:r>
        <w:t xml:space="preserve">. </w:t>
      </w:r>
      <w:r w:rsidR="005D52FD">
        <w:t>As ap</w:t>
      </w:r>
      <w:r w:rsidR="00690F22">
        <w:t>p</w:t>
      </w:r>
      <w:r w:rsidR="005D52FD">
        <w:t>ealing as it may sound, h</w:t>
      </w:r>
      <w:r>
        <w:t xml:space="preserve">owever, these devices </w:t>
      </w:r>
      <w:r w:rsidR="00F4346E">
        <w:t>are currently lack of a decent</w:t>
      </w:r>
      <w:r w:rsidR="00E06408">
        <w:t xml:space="preserve"> diagnosing system. They are only </w:t>
      </w:r>
      <w:r w:rsidR="00A83E0A">
        <w:t>capable of</w:t>
      </w:r>
      <w:r w:rsidR="00E06408">
        <w:t xml:space="preserve"> </w:t>
      </w:r>
      <w:r>
        <w:t>measuring and displaying</w:t>
      </w:r>
      <w:r w:rsidR="00E06408">
        <w:t xml:space="preserve"> </w:t>
      </w:r>
      <w:r>
        <w:t xml:space="preserve">data, some managed to transmit data to </w:t>
      </w:r>
      <w:r w:rsidR="00E06408">
        <w:t>clinical centers</w:t>
      </w:r>
      <w:r>
        <w:t xml:space="preserve"> via the Internet</w:t>
      </w:r>
      <w:r w:rsidR="00AC4E46">
        <w:t xml:space="preserve"> and t</w:t>
      </w:r>
      <w:r w:rsidR="00A83E0A">
        <w:t>he</w:t>
      </w:r>
      <w:r w:rsidR="00E06408">
        <w:t xml:space="preserve"> diagnosis is </w:t>
      </w:r>
      <w:r w:rsidR="00AC4E46">
        <w:t>still carried out by</w:t>
      </w:r>
      <w:r w:rsidR="00E06408">
        <w:t xml:space="preserve"> doctors</w:t>
      </w:r>
      <w:r>
        <w:t>.</w:t>
      </w:r>
      <w:r w:rsidR="00E06408">
        <w:t xml:space="preserve"> Therefore, this project aims to develop an a</w:t>
      </w:r>
      <w:r w:rsidR="00AC4E46">
        <w:t>lgorithm capab</w:t>
      </w:r>
      <w:r w:rsidR="00690F22">
        <w:t>le of analyz</w:t>
      </w:r>
      <w:r w:rsidR="00AC4E46">
        <w:t>ing EK</w:t>
      </w:r>
      <w:r w:rsidR="00E06408">
        <w:t xml:space="preserve">G input </w:t>
      </w:r>
      <w:r w:rsidR="00F4346E">
        <w:t>to</w:t>
      </w:r>
      <w:r w:rsidR="00E06408">
        <w:t xml:space="preserve"> provide automatic diagnosis of </w:t>
      </w:r>
      <w:r w:rsidR="00604A8A">
        <w:t>Cardiovascular Disease</w:t>
      </w:r>
      <w:r w:rsidR="00E06408">
        <w:t xml:space="preserve">. In future work, the algorithm will be integrated into an online platform dedicated for real – time diagnosis of </w:t>
      </w:r>
      <w:r w:rsidR="00AC4E46">
        <w:t>CD</w:t>
      </w:r>
      <w:r w:rsidR="00E06408">
        <w:t xml:space="preserve">. </w:t>
      </w:r>
      <w:r w:rsidR="00AC4E46">
        <w:t>In t</w:t>
      </w:r>
      <w:r w:rsidR="00F4346E">
        <w:t>his paper</w:t>
      </w:r>
      <w:r w:rsidR="00AC4E46">
        <w:t xml:space="preserve">, </w:t>
      </w:r>
      <w:r w:rsidR="00F4346E">
        <w:t>literature review</w:t>
      </w:r>
      <w:r w:rsidR="00AC4E46">
        <w:t xml:space="preserve"> on </w:t>
      </w:r>
      <w:r w:rsidR="00604A8A">
        <w:t>Cardiovascular Disease</w:t>
      </w:r>
      <w:r w:rsidR="00E06408">
        <w:t xml:space="preserve">, </w:t>
      </w:r>
      <w:r w:rsidR="00AC4E46">
        <w:t xml:space="preserve">conventional and novel </w:t>
      </w:r>
      <w:r w:rsidR="00F4346E">
        <w:t>diagnosis methods, development of the algorithm (a risk score system) and result validation</w:t>
      </w:r>
      <w:r w:rsidR="00AC4E46">
        <w:t xml:space="preserve"> will be covered</w:t>
      </w:r>
      <w:r w:rsidR="00F4346E">
        <w:t xml:space="preserve">. Implementation </w:t>
      </w:r>
      <w:r w:rsidR="00690F22">
        <w:t>of</w:t>
      </w:r>
      <w:r w:rsidR="00AC4E46">
        <w:t xml:space="preserve"> algorithm into an</w:t>
      </w:r>
      <w:r w:rsidR="00F4346E">
        <w:t xml:space="preserve"> online system will be described in the final thesis. </w:t>
      </w:r>
      <w:r w:rsidR="00AC4E46">
        <w:t>In conclusion, t</w:t>
      </w:r>
      <w:r w:rsidRPr="00D4046D">
        <w:t xml:space="preserve">he proposed </w:t>
      </w:r>
      <w:r w:rsidR="00F4346E">
        <w:t>algorithm</w:t>
      </w:r>
      <w:r w:rsidRPr="00D4046D">
        <w:t xml:space="preserve"> </w:t>
      </w:r>
      <w:r w:rsidR="00690F22">
        <w:t>strives</w:t>
      </w:r>
      <w:r w:rsidRPr="00D4046D">
        <w:t xml:space="preserve"> to </w:t>
      </w:r>
      <w:r w:rsidR="00690F22">
        <w:t>provide</w:t>
      </w:r>
      <w:r w:rsidR="00F4346E">
        <w:t xml:space="preserve"> doctor</w:t>
      </w:r>
      <w:r w:rsidR="00690F22">
        <w:t>s</w:t>
      </w:r>
      <w:r w:rsidR="00F4346E">
        <w:t xml:space="preserve"> with</w:t>
      </w:r>
      <w:r w:rsidRPr="00D4046D">
        <w:t xml:space="preserve"> </w:t>
      </w:r>
      <w:r w:rsidR="00690F22">
        <w:t xml:space="preserve">a </w:t>
      </w:r>
      <w:r w:rsidRPr="00D4046D">
        <w:t xml:space="preserve">remote </w:t>
      </w:r>
      <w:r w:rsidR="00F4346E">
        <w:t>diagnosis</w:t>
      </w:r>
      <w:r w:rsidR="00690F22">
        <w:t xml:space="preserve"> tool for</w:t>
      </w:r>
      <w:r w:rsidR="00AC4E46">
        <w:t xml:space="preserve"> </w:t>
      </w:r>
      <w:r w:rsidR="00604A8A">
        <w:t>Cardiovascular Disease</w:t>
      </w:r>
      <w:r w:rsidRPr="00D4046D">
        <w:t xml:space="preserve">s, which will help </w:t>
      </w:r>
      <w:r w:rsidR="00F4346E">
        <w:t>ease</w:t>
      </w:r>
      <w:r w:rsidRPr="00D4046D">
        <w:t xml:space="preserve"> the </w:t>
      </w:r>
      <w:r w:rsidR="00F4346E">
        <w:t>over</w:t>
      </w:r>
      <w:r w:rsidRPr="00D4046D">
        <w:t>load</w:t>
      </w:r>
      <w:r w:rsidR="00F4346E">
        <w:t>ed</w:t>
      </w:r>
      <w:r w:rsidRPr="00D4046D">
        <w:t xml:space="preserve"> </w:t>
      </w:r>
      <w:r w:rsidR="00F4346E">
        <w:t>condition</w:t>
      </w:r>
      <w:r w:rsidRPr="00D4046D">
        <w:t xml:space="preserve"> at the hospital, </w:t>
      </w:r>
      <w:r w:rsidR="00F4346E">
        <w:t>save cost for</w:t>
      </w:r>
      <w:r w:rsidRPr="00D4046D">
        <w:t xml:space="preserve"> </w:t>
      </w:r>
      <w:r w:rsidR="00F4346E">
        <w:t xml:space="preserve">treatment </w:t>
      </w:r>
      <w:r w:rsidRPr="00D4046D">
        <w:t xml:space="preserve">and </w:t>
      </w:r>
      <w:r w:rsidR="00F4346E">
        <w:t>bring</w:t>
      </w:r>
      <w:r w:rsidRPr="00D4046D">
        <w:t xml:space="preserve"> peace of mind for </w:t>
      </w:r>
      <w:r w:rsidR="00690F22">
        <w:t>people</w:t>
      </w:r>
      <w:r w:rsidRPr="00D4046D">
        <w:t xml:space="preserve"> who are at risk </w:t>
      </w:r>
      <w:r w:rsidR="00AC4E46">
        <w:t>of</w:t>
      </w:r>
      <w:r w:rsidRPr="00D4046D">
        <w:t xml:space="preserve"> </w:t>
      </w:r>
      <w:r w:rsidR="00AC4E46">
        <w:t>CD</w:t>
      </w:r>
      <w:r w:rsidR="005D52FD">
        <w:t xml:space="preserve"> in Vietnam.</w:t>
      </w:r>
    </w:p>
    <w:p w:rsidR="00FB6437" w:rsidRPr="00A45BE5" w:rsidRDefault="00FB6437" w:rsidP="0064584E"/>
    <w:p w:rsidR="00320F55" w:rsidRDefault="00320F55" w:rsidP="0064584E">
      <w:r>
        <w:br w:type="page"/>
      </w:r>
    </w:p>
    <w:p w:rsidR="008E0CA6" w:rsidRPr="00204024" w:rsidRDefault="008E0CA6" w:rsidP="00204024">
      <w:pPr>
        <w:spacing w:after="0"/>
        <w:jc w:val="center"/>
        <w:rPr>
          <w:b/>
          <w:sz w:val="32"/>
          <w:szCs w:val="32"/>
        </w:rPr>
      </w:pPr>
      <w:r w:rsidRPr="00204024">
        <w:rPr>
          <w:b/>
          <w:sz w:val="32"/>
          <w:szCs w:val="32"/>
        </w:rPr>
        <w:lastRenderedPageBreak/>
        <w:t>Table of contents</w:t>
      </w:r>
    </w:p>
    <w:p w:rsidR="00816828" w:rsidRPr="00816828" w:rsidRDefault="00D50FD3" w:rsidP="00816828">
      <w:pPr>
        <w:pStyle w:val="TOC1"/>
        <w:spacing w:before="0"/>
        <w:rPr>
          <w:b w:val="0"/>
          <w:noProof/>
          <w:sz w:val="24"/>
          <w:szCs w:val="24"/>
        </w:rPr>
      </w:pPr>
      <w:r w:rsidRPr="00204024">
        <w:rPr>
          <w:sz w:val="24"/>
          <w:szCs w:val="24"/>
        </w:rPr>
        <w:fldChar w:fldCharType="begin"/>
      </w:r>
      <w:r w:rsidR="00320F55" w:rsidRPr="00204024">
        <w:rPr>
          <w:sz w:val="24"/>
          <w:szCs w:val="24"/>
        </w:rPr>
        <w:instrText xml:space="preserve"> TOC \o "1-3" \h \z \u </w:instrText>
      </w:r>
      <w:r w:rsidRPr="00204024">
        <w:rPr>
          <w:sz w:val="24"/>
          <w:szCs w:val="24"/>
        </w:rPr>
        <w:fldChar w:fldCharType="separate"/>
      </w:r>
      <w:hyperlink w:anchor="_Toc421714432" w:history="1">
        <w:r w:rsidR="00816828">
          <w:rPr>
            <w:rStyle w:val="Hyperlink"/>
            <w:noProof/>
            <w:sz w:val="24"/>
            <w:szCs w:val="24"/>
          </w:rPr>
          <w:t>I</w:t>
        </w:r>
        <w:r w:rsidR="00816828">
          <w:rPr>
            <w:noProof/>
            <w:sz w:val="24"/>
            <w:szCs w:val="24"/>
            <w:shd w:val="clear" w:color="auto" w:fill="auto"/>
            <w:lang w:eastAsia="en-US"/>
          </w:rPr>
          <w:t xml:space="preserve">. </w:t>
        </w:r>
        <w:r w:rsidR="00816828">
          <w:rPr>
            <w:rStyle w:val="Hyperlink"/>
            <w:noProof/>
            <w:sz w:val="24"/>
            <w:szCs w:val="24"/>
          </w:rPr>
          <w:t>literature review</w:t>
        </w:r>
        <w:r w:rsidR="00D479B8" w:rsidRPr="00204024">
          <w:rPr>
            <w:noProof/>
            <w:webHidden/>
            <w:sz w:val="24"/>
            <w:szCs w:val="24"/>
          </w:rPr>
          <w:tab/>
        </w:r>
        <w:r w:rsidRPr="00204024">
          <w:rPr>
            <w:noProof/>
            <w:webHidden/>
            <w:sz w:val="24"/>
            <w:szCs w:val="24"/>
          </w:rPr>
          <w:fldChar w:fldCharType="begin"/>
        </w:r>
        <w:r w:rsidR="00D479B8" w:rsidRPr="00204024">
          <w:rPr>
            <w:noProof/>
            <w:webHidden/>
            <w:sz w:val="24"/>
            <w:szCs w:val="24"/>
          </w:rPr>
          <w:instrText xml:space="preserve"> PAGEREF _Toc421714432 \h </w:instrText>
        </w:r>
        <w:r w:rsidRPr="00204024">
          <w:rPr>
            <w:noProof/>
            <w:webHidden/>
            <w:sz w:val="24"/>
            <w:szCs w:val="24"/>
          </w:rPr>
          <w:fldChar w:fldCharType="separate"/>
        </w:r>
        <w:r w:rsidR="00FB760D">
          <w:rPr>
            <w:b w:val="0"/>
            <w:bCs w:val="0"/>
            <w:noProof/>
            <w:webHidden/>
            <w:sz w:val="24"/>
            <w:szCs w:val="24"/>
          </w:rPr>
          <w:t>Error! Bookmark not defined.</w:t>
        </w:r>
        <w:r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33" w:history="1">
        <w:r w:rsidR="00D479B8" w:rsidRPr="00204024">
          <w:rPr>
            <w:rStyle w:val="Hyperlink"/>
            <w:noProof/>
            <w:sz w:val="24"/>
            <w:szCs w:val="24"/>
          </w:rPr>
          <w:t>1.1</w:t>
        </w:r>
        <w:r w:rsidR="00D479B8" w:rsidRPr="00204024">
          <w:rPr>
            <w:noProof/>
            <w:sz w:val="24"/>
            <w:szCs w:val="24"/>
            <w:shd w:val="clear" w:color="auto" w:fill="auto"/>
            <w:lang w:eastAsia="en-US"/>
          </w:rPr>
          <w:tab/>
        </w:r>
        <w:r w:rsidR="00816828">
          <w:rPr>
            <w:rStyle w:val="Hyperlink"/>
            <w:noProof/>
            <w:sz w:val="24"/>
            <w:szCs w:val="24"/>
          </w:rPr>
          <w:t>CURRENT CONDITION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_Toc421714433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34" w:history="1">
        <w:r w:rsidR="00D479B8" w:rsidRPr="00204024">
          <w:rPr>
            <w:rStyle w:val="Hyperlink"/>
            <w:noProof/>
            <w:sz w:val="24"/>
            <w:szCs w:val="24"/>
          </w:rPr>
          <w:t>1.2</w:t>
        </w:r>
        <w:r w:rsidR="00D479B8" w:rsidRPr="00204024">
          <w:rPr>
            <w:noProof/>
            <w:sz w:val="24"/>
            <w:szCs w:val="24"/>
            <w:shd w:val="clear" w:color="auto" w:fill="auto"/>
            <w:lang w:eastAsia="en-US"/>
          </w:rPr>
          <w:tab/>
        </w:r>
        <w:r w:rsidR="00816828">
          <w:rPr>
            <w:rStyle w:val="Hyperlink"/>
            <w:noProof/>
            <w:sz w:val="24"/>
            <w:szCs w:val="24"/>
          </w:rPr>
          <w:t>MYOCARDIAL INFARCTION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_Toc421714434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1</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35" w:history="1">
        <w:r w:rsidR="00D479B8" w:rsidRPr="00204024">
          <w:rPr>
            <w:rStyle w:val="Hyperlink"/>
            <w:noProof/>
            <w:sz w:val="24"/>
            <w:szCs w:val="24"/>
          </w:rPr>
          <w:t>1.3</w:t>
        </w:r>
        <w:r w:rsidR="00D479B8" w:rsidRPr="00204024">
          <w:rPr>
            <w:noProof/>
            <w:sz w:val="24"/>
            <w:szCs w:val="24"/>
            <w:shd w:val="clear" w:color="auto" w:fill="auto"/>
            <w:lang w:eastAsia="en-US"/>
          </w:rPr>
          <w:tab/>
        </w:r>
        <w:r w:rsidR="00607BFF">
          <w:rPr>
            <w:noProof/>
            <w:sz w:val="24"/>
            <w:szCs w:val="24"/>
            <w:shd w:val="clear" w:color="auto" w:fill="auto"/>
            <w:lang w:eastAsia="en-US"/>
          </w:rPr>
          <w:t xml:space="preserve">CONVENTIONAL </w:t>
        </w:r>
        <w:r w:rsidR="00D479B8" w:rsidRPr="00204024">
          <w:rPr>
            <w:rStyle w:val="Hyperlink"/>
            <w:noProof/>
            <w:sz w:val="24"/>
            <w:szCs w:val="24"/>
          </w:rPr>
          <w:t xml:space="preserve">DIAGNOSIS </w:t>
        </w:r>
        <w:r w:rsidR="00607BFF">
          <w:rPr>
            <w:rStyle w:val="Hyperlink"/>
            <w:noProof/>
            <w:sz w:val="24"/>
            <w:szCs w:val="24"/>
          </w:rPr>
          <w:t>METHODS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_Toc421714435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3</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38" w:history="1">
        <w:r w:rsidR="00D479B8" w:rsidRPr="00204024">
          <w:rPr>
            <w:rStyle w:val="Hyperlink"/>
            <w:noProof/>
            <w:sz w:val="24"/>
            <w:szCs w:val="24"/>
          </w:rPr>
          <w:t>1.4</w:t>
        </w:r>
        <w:r w:rsidR="00D479B8" w:rsidRPr="00204024">
          <w:rPr>
            <w:noProof/>
            <w:sz w:val="24"/>
            <w:szCs w:val="24"/>
            <w:shd w:val="clear" w:color="auto" w:fill="auto"/>
            <w:lang w:eastAsia="en-US"/>
          </w:rPr>
          <w:tab/>
        </w:r>
        <w:r w:rsidR="00816828">
          <w:rPr>
            <w:rStyle w:val="Hyperlink"/>
            <w:noProof/>
            <w:sz w:val="24"/>
            <w:szCs w:val="24"/>
          </w:rPr>
          <w:t>ELECTROCARDIOGRAM SIGNAL</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_Toc421714438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39" w:history="1">
        <w:r w:rsidR="00D479B8" w:rsidRPr="00204024">
          <w:rPr>
            <w:rStyle w:val="Hyperlink"/>
            <w:noProof/>
            <w:sz w:val="24"/>
            <w:szCs w:val="24"/>
          </w:rPr>
          <w:t>1.4.1</w:t>
        </w:r>
        <w:r w:rsidR="00D479B8" w:rsidRPr="00204024">
          <w:rPr>
            <w:i w:val="0"/>
            <w:iCs w:val="0"/>
            <w:noProof/>
            <w:sz w:val="24"/>
            <w:szCs w:val="24"/>
            <w:shd w:val="clear" w:color="auto" w:fill="auto"/>
            <w:lang w:eastAsia="en-US"/>
          </w:rPr>
          <w:tab/>
        </w:r>
        <w:r w:rsidR="00816828">
          <w:rPr>
            <w:rStyle w:val="Hyperlink"/>
            <w:noProof/>
            <w:sz w:val="24"/>
            <w:szCs w:val="24"/>
          </w:rPr>
          <w:t>SIGNAL PHYSIOLOGY</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_Toc421714439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rsidP="00816828">
      <w:pPr>
        <w:pStyle w:val="TOC3"/>
        <w:tabs>
          <w:tab w:val="left" w:pos="1100"/>
          <w:tab w:val="right" w:leader="dot" w:pos="9620"/>
        </w:tabs>
        <w:rPr>
          <w:i w:val="0"/>
          <w:iCs w:val="0"/>
          <w:noProof/>
          <w:sz w:val="24"/>
          <w:szCs w:val="24"/>
          <w:shd w:val="clear" w:color="auto" w:fill="auto"/>
          <w:lang w:eastAsia="en-US"/>
        </w:rPr>
      </w:pPr>
      <w:hyperlink w:anchor="_Toc421714440" w:history="1">
        <w:r w:rsidR="00D479B8" w:rsidRPr="00204024">
          <w:rPr>
            <w:rStyle w:val="Hyperlink"/>
            <w:noProof/>
            <w:sz w:val="24"/>
            <w:szCs w:val="24"/>
          </w:rPr>
          <w:t>1.4.2</w:t>
        </w:r>
        <w:r w:rsidR="00D479B8" w:rsidRPr="00204024">
          <w:rPr>
            <w:i w:val="0"/>
            <w:iCs w:val="0"/>
            <w:noProof/>
            <w:sz w:val="24"/>
            <w:szCs w:val="24"/>
            <w:shd w:val="clear" w:color="auto" w:fill="auto"/>
            <w:lang w:eastAsia="en-US"/>
          </w:rPr>
          <w:tab/>
        </w:r>
        <w:r w:rsidR="00816828">
          <w:rPr>
            <w:rStyle w:val="Hyperlink"/>
            <w:noProof/>
            <w:sz w:val="24"/>
            <w:szCs w:val="24"/>
          </w:rPr>
          <w:t>CHARACTERISTIC WAVES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_Toc421714440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42" w:history="1">
        <w:r w:rsidR="00D479B8" w:rsidRPr="00A470E8">
          <w:rPr>
            <w:rStyle w:val="Hyperlink"/>
            <w:noProof/>
            <w:sz w:val="24"/>
            <w:szCs w:val="24"/>
          </w:rPr>
          <w:t>1.5</w:t>
        </w:r>
        <w:r w:rsidR="00D479B8" w:rsidRPr="00A470E8">
          <w:rPr>
            <w:rStyle w:val="Hyperlink"/>
            <w:noProof/>
            <w:sz w:val="24"/>
            <w:szCs w:val="24"/>
            <w:shd w:val="clear" w:color="auto" w:fill="auto"/>
            <w:lang w:eastAsia="en-US"/>
          </w:rPr>
          <w:tab/>
        </w:r>
        <w:r w:rsidR="00A470E8" w:rsidRPr="00A470E8">
          <w:rPr>
            <w:rStyle w:val="Hyperlink"/>
            <w:noProof/>
            <w:sz w:val="24"/>
            <w:szCs w:val="24"/>
            <w:shd w:val="clear" w:color="auto" w:fill="auto"/>
            <w:lang w:eastAsia="en-US"/>
          </w:rPr>
          <w:t>ANALYSIS TECHNIQUES APPLIED IN M</w:t>
        </w:r>
        <w:r w:rsidR="00E618D0">
          <w:rPr>
            <w:rStyle w:val="Hyperlink"/>
            <w:noProof/>
            <w:sz w:val="24"/>
            <w:szCs w:val="24"/>
            <w:shd w:val="clear" w:color="auto" w:fill="auto"/>
            <w:lang w:eastAsia="en-US"/>
          </w:rPr>
          <w:t>EDICAL AND CLINICAL APPLICATION</w:t>
        </w:r>
        <w:r w:rsidR="00D479B8" w:rsidRPr="00A470E8">
          <w:rPr>
            <w:rStyle w:val="Hyperlink"/>
            <w:noProof/>
            <w:webHidden/>
            <w:sz w:val="24"/>
            <w:szCs w:val="24"/>
          </w:rPr>
          <w:tab/>
        </w:r>
        <w:r w:rsidR="00D50FD3" w:rsidRPr="00A470E8">
          <w:rPr>
            <w:rStyle w:val="Hyperlink"/>
            <w:noProof/>
            <w:webHidden/>
            <w:sz w:val="24"/>
            <w:szCs w:val="24"/>
          </w:rPr>
          <w:fldChar w:fldCharType="begin"/>
        </w:r>
        <w:r w:rsidR="00D479B8" w:rsidRPr="00A470E8">
          <w:rPr>
            <w:rStyle w:val="Hyperlink"/>
            <w:noProof/>
            <w:webHidden/>
            <w:sz w:val="24"/>
            <w:szCs w:val="24"/>
          </w:rPr>
          <w:instrText xml:space="preserve"> PAGEREF _Toc421714442 \h </w:instrText>
        </w:r>
        <w:r w:rsidR="00D50FD3" w:rsidRPr="00A470E8">
          <w:rPr>
            <w:rStyle w:val="Hyperlink"/>
            <w:noProof/>
            <w:webHidden/>
            <w:sz w:val="24"/>
            <w:szCs w:val="24"/>
          </w:rPr>
          <w:fldChar w:fldCharType="separate"/>
        </w:r>
        <w:r w:rsidR="00FB760D">
          <w:rPr>
            <w:rStyle w:val="Hyperlink"/>
            <w:b/>
            <w:bCs/>
            <w:noProof/>
            <w:webHidden/>
            <w:sz w:val="24"/>
            <w:szCs w:val="24"/>
          </w:rPr>
          <w:t>Error! Bookmark not defined.</w:t>
        </w:r>
        <w:r w:rsidR="00D50FD3" w:rsidRPr="00A470E8">
          <w:rPr>
            <w:rStyle w:val="Hyperlink"/>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44" w:history="1">
        <w:r w:rsidR="00D479B8" w:rsidRPr="00204024">
          <w:rPr>
            <w:rStyle w:val="Hyperlink"/>
            <w:noProof/>
            <w:sz w:val="24"/>
            <w:szCs w:val="24"/>
          </w:rPr>
          <w:t>1.6.1</w:t>
        </w:r>
        <w:r w:rsidR="00D479B8" w:rsidRPr="00204024">
          <w:rPr>
            <w:i w:val="0"/>
            <w:iCs w:val="0"/>
            <w:noProof/>
            <w:sz w:val="24"/>
            <w:szCs w:val="24"/>
            <w:shd w:val="clear" w:color="auto" w:fill="auto"/>
            <w:lang w:eastAsia="en-US"/>
          </w:rPr>
          <w:tab/>
        </w:r>
        <w:r w:rsidR="00A470E8">
          <w:rPr>
            <w:rStyle w:val="Hyperlink"/>
            <w:noProof/>
            <w:sz w:val="24"/>
            <w:szCs w:val="24"/>
          </w:rPr>
          <w:t>ANALYSIS DOMAINS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_Toc421714444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45" w:history="1">
        <w:r w:rsidR="00D479B8" w:rsidRPr="00204024">
          <w:rPr>
            <w:rStyle w:val="Hyperlink"/>
            <w:noProof/>
            <w:sz w:val="24"/>
            <w:szCs w:val="24"/>
          </w:rPr>
          <w:t>1.6.2</w:t>
        </w:r>
        <w:r w:rsidR="00D479B8" w:rsidRPr="00204024">
          <w:rPr>
            <w:i w:val="0"/>
            <w:iCs w:val="0"/>
            <w:noProof/>
            <w:sz w:val="24"/>
            <w:szCs w:val="24"/>
            <w:shd w:val="clear" w:color="auto" w:fill="auto"/>
            <w:lang w:eastAsia="en-US"/>
          </w:rPr>
          <w:tab/>
        </w:r>
        <w:r w:rsidR="00A470E8">
          <w:rPr>
            <w:rStyle w:val="Hyperlink"/>
            <w:noProof/>
            <w:sz w:val="24"/>
            <w:szCs w:val="24"/>
          </w:rPr>
          <w:t>ANALYSIS TECHNIQUES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_Toc421714445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rsidP="00A470E8">
      <w:pPr>
        <w:pStyle w:val="TOC3"/>
        <w:tabs>
          <w:tab w:val="left" w:pos="1100"/>
          <w:tab w:val="right" w:leader="dot" w:pos="9620"/>
        </w:tabs>
        <w:rPr>
          <w:noProof/>
          <w:sz w:val="24"/>
          <w:szCs w:val="24"/>
          <w:shd w:val="clear" w:color="auto" w:fill="auto"/>
          <w:lang w:eastAsia="en-US"/>
        </w:rPr>
      </w:pPr>
      <w:hyperlink w:anchor="_Toc421714446" w:history="1">
        <w:r w:rsidR="00D479B8" w:rsidRPr="00204024">
          <w:rPr>
            <w:rStyle w:val="Hyperlink"/>
            <w:noProof/>
            <w:sz w:val="24"/>
            <w:szCs w:val="24"/>
          </w:rPr>
          <w:t>1.6.3</w:t>
        </w:r>
        <w:r w:rsidR="00D479B8" w:rsidRPr="00204024">
          <w:rPr>
            <w:i w:val="0"/>
            <w:iCs w:val="0"/>
            <w:noProof/>
            <w:sz w:val="24"/>
            <w:szCs w:val="24"/>
            <w:shd w:val="clear" w:color="auto" w:fill="auto"/>
            <w:lang w:eastAsia="en-US"/>
          </w:rPr>
          <w:tab/>
        </w:r>
        <w:r w:rsidR="00A470E8">
          <w:rPr>
            <w:rStyle w:val="Hyperlink"/>
            <w:noProof/>
            <w:sz w:val="24"/>
            <w:szCs w:val="24"/>
          </w:rPr>
          <w:t>OTHER METHODOLOGIES AND RESEARCHS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_Toc421714446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r w:rsidR="00A470E8" w:rsidRPr="00204024">
        <w:rPr>
          <w:noProof/>
          <w:sz w:val="24"/>
          <w:szCs w:val="24"/>
          <w:shd w:val="clear" w:color="auto" w:fill="auto"/>
          <w:lang w:eastAsia="en-US"/>
        </w:rPr>
        <w:t xml:space="preserve"> </w:t>
      </w:r>
    </w:p>
    <w:p w:rsidR="00D479B8" w:rsidRPr="00204024" w:rsidRDefault="000E3017" w:rsidP="00E82C34">
      <w:pPr>
        <w:pStyle w:val="TOC1"/>
        <w:rPr>
          <w:noProof/>
          <w:sz w:val="24"/>
          <w:szCs w:val="24"/>
          <w:shd w:val="clear" w:color="auto" w:fill="auto"/>
          <w:lang w:eastAsia="en-US"/>
        </w:rPr>
      </w:pPr>
      <w:hyperlink w:anchor="_Toc421714448" w:history="1">
        <w:r w:rsidR="0044456C">
          <w:rPr>
            <w:rStyle w:val="Hyperlink"/>
            <w:noProof/>
            <w:sz w:val="24"/>
            <w:szCs w:val="24"/>
          </w:rPr>
          <w:t xml:space="preserve">ii. </w:t>
        </w:r>
        <w:r w:rsidR="00D479B8" w:rsidRPr="00204024">
          <w:rPr>
            <w:rStyle w:val="Hyperlink"/>
            <w:noProof/>
            <w:sz w:val="24"/>
            <w:szCs w:val="24"/>
          </w:rPr>
          <w:t>METHODOLOGY</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_Toc421714448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10</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49" w:history="1">
        <w:r w:rsidR="00D479B8" w:rsidRPr="00204024">
          <w:rPr>
            <w:rStyle w:val="Hyperlink"/>
            <w:noProof/>
            <w:sz w:val="24"/>
            <w:szCs w:val="24"/>
          </w:rPr>
          <w:t>2.1</w:t>
        </w:r>
        <w:r w:rsidR="00D479B8" w:rsidRPr="00204024">
          <w:rPr>
            <w:noProof/>
            <w:sz w:val="24"/>
            <w:szCs w:val="24"/>
            <w:shd w:val="clear" w:color="auto" w:fill="auto"/>
            <w:lang w:eastAsia="en-US"/>
          </w:rPr>
          <w:tab/>
        </w:r>
        <w:r w:rsidR="0044456C">
          <w:rPr>
            <w:rStyle w:val="Hyperlink"/>
            <w:noProof/>
            <w:sz w:val="24"/>
            <w:szCs w:val="24"/>
          </w:rPr>
          <w:t>DATABASE ACQUISITION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_Toc421714449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51" w:history="1">
        <w:r w:rsidR="0044456C">
          <w:rPr>
            <w:rStyle w:val="Hyperlink"/>
            <w:noProof/>
            <w:sz w:val="24"/>
            <w:szCs w:val="24"/>
          </w:rPr>
          <w:t>2.2</w:t>
        </w:r>
        <w:r w:rsidR="00D479B8" w:rsidRPr="00204024">
          <w:rPr>
            <w:noProof/>
            <w:sz w:val="24"/>
            <w:szCs w:val="24"/>
            <w:shd w:val="clear" w:color="auto" w:fill="auto"/>
            <w:lang w:eastAsia="en-US"/>
          </w:rPr>
          <w:tab/>
        </w:r>
        <w:r w:rsidR="0044456C">
          <w:rPr>
            <w:rStyle w:val="Hyperlink"/>
            <w:noProof/>
            <w:sz w:val="24"/>
            <w:szCs w:val="24"/>
          </w:rPr>
          <w:t>SIGNAL PREPROCESSING</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_Toc421714451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52" w:history="1">
        <w:r w:rsidR="0044456C">
          <w:rPr>
            <w:rStyle w:val="Hyperlink"/>
            <w:noProof/>
            <w:sz w:val="24"/>
            <w:szCs w:val="24"/>
          </w:rPr>
          <w:t>2.2</w:t>
        </w:r>
        <w:r w:rsidR="00D479B8" w:rsidRPr="00204024">
          <w:rPr>
            <w:rStyle w:val="Hyperlink"/>
            <w:noProof/>
            <w:sz w:val="24"/>
            <w:szCs w:val="24"/>
          </w:rPr>
          <w:t>.1</w:t>
        </w:r>
        <w:r w:rsidR="00D479B8" w:rsidRPr="00204024">
          <w:rPr>
            <w:i w:val="0"/>
            <w:iCs w:val="0"/>
            <w:noProof/>
            <w:sz w:val="24"/>
            <w:szCs w:val="24"/>
            <w:shd w:val="clear" w:color="auto" w:fill="auto"/>
            <w:lang w:eastAsia="en-US"/>
          </w:rPr>
          <w:tab/>
        </w:r>
        <w:r w:rsidR="0044456C">
          <w:rPr>
            <w:rStyle w:val="Hyperlink"/>
            <w:noProof/>
            <w:sz w:val="24"/>
            <w:szCs w:val="24"/>
          </w:rPr>
          <w:t>BASELINE WANDER REMOVAL</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_Toc421714452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53" w:history="1">
        <w:r w:rsidR="0044456C">
          <w:rPr>
            <w:rStyle w:val="Hyperlink"/>
            <w:noProof/>
            <w:sz w:val="24"/>
            <w:szCs w:val="24"/>
          </w:rPr>
          <w:t>2.2</w:t>
        </w:r>
        <w:r w:rsidR="00D479B8" w:rsidRPr="00204024">
          <w:rPr>
            <w:rStyle w:val="Hyperlink"/>
            <w:noProof/>
            <w:sz w:val="24"/>
            <w:szCs w:val="24"/>
          </w:rPr>
          <w:t>.2</w:t>
        </w:r>
        <w:r w:rsidR="00D479B8" w:rsidRPr="00204024">
          <w:rPr>
            <w:i w:val="0"/>
            <w:iCs w:val="0"/>
            <w:noProof/>
            <w:sz w:val="24"/>
            <w:szCs w:val="24"/>
            <w:shd w:val="clear" w:color="auto" w:fill="auto"/>
            <w:lang w:eastAsia="en-US"/>
          </w:rPr>
          <w:tab/>
        </w:r>
        <w:r w:rsidR="0044456C">
          <w:rPr>
            <w:rStyle w:val="Hyperlink"/>
            <w:noProof/>
            <w:sz w:val="24"/>
            <w:szCs w:val="24"/>
          </w:rPr>
          <w:t>ESTIMATION AND REMOVAL OF NOISE AND MUSCLE ACTIVITIES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_Toc421714453 \h </w:instrText>
        </w:r>
        <w:r w:rsidR="00D50FD3" w:rsidRPr="00204024">
          <w:rPr>
            <w:noProof/>
            <w:webHidden/>
            <w:sz w:val="24"/>
            <w:szCs w:val="24"/>
          </w:rPr>
          <w:fldChar w:fldCharType="separate"/>
        </w:r>
        <w:r w:rsidR="00FB760D">
          <w:rPr>
            <w:b/>
            <w:bCs/>
            <w:noProof/>
            <w:webHidden/>
            <w:sz w:val="24"/>
            <w:szCs w:val="24"/>
          </w:rPr>
          <w:t>Error! Bookmark not defined.</w:t>
        </w:r>
        <w:r w:rsidR="00D50FD3" w:rsidRPr="00204024">
          <w:rPr>
            <w:noProof/>
            <w:webHidden/>
            <w:sz w:val="24"/>
            <w:szCs w:val="24"/>
          </w:rPr>
          <w:fldChar w:fldCharType="end"/>
        </w:r>
      </w:hyperlink>
    </w:p>
    <w:p w:rsidR="0056390A" w:rsidRPr="0056390A" w:rsidRDefault="000E3017" w:rsidP="0056390A">
      <w:pPr>
        <w:pStyle w:val="TOC2"/>
        <w:rPr>
          <w:noProof/>
          <w:sz w:val="24"/>
          <w:szCs w:val="24"/>
        </w:rPr>
      </w:pPr>
      <w:hyperlink w:anchor="_Toc421714454" w:history="1">
        <w:r w:rsidR="0044456C">
          <w:rPr>
            <w:rStyle w:val="Hyperlink"/>
            <w:noProof/>
            <w:sz w:val="24"/>
            <w:szCs w:val="24"/>
          </w:rPr>
          <w:t>2.3</w:t>
        </w:r>
        <w:r w:rsidR="00D479B8" w:rsidRPr="00204024">
          <w:rPr>
            <w:noProof/>
            <w:sz w:val="24"/>
            <w:szCs w:val="24"/>
            <w:shd w:val="clear" w:color="auto" w:fill="auto"/>
            <w:lang w:eastAsia="en-US"/>
          </w:rPr>
          <w:tab/>
        </w:r>
        <w:r w:rsidR="0044456C">
          <w:rPr>
            <w:rStyle w:val="Hyperlink"/>
            <w:noProof/>
            <w:sz w:val="24"/>
            <w:szCs w:val="24"/>
          </w:rPr>
          <w:t>ECG DELINEATION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_Toc421714454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2</w:t>
        </w:r>
        <w:r w:rsidR="00D50FD3" w:rsidRPr="00204024">
          <w:rPr>
            <w:noProof/>
            <w:webHidden/>
            <w:sz w:val="24"/>
            <w:szCs w:val="24"/>
          </w:rPr>
          <w:fldChar w:fldCharType="end"/>
        </w:r>
      </w:hyperlink>
      <w:r w:rsidR="0044456C">
        <w:rPr>
          <w:noProof/>
          <w:sz w:val="24"/>
          <w:szCs w:val="24"/>
        </w:rPr>
        <w:br/>
        <w:t>2.4   FEATURES EXTRACTION</w:t>
      </w:r>
      <w:r w:rsidR="0044456C">
        <w:rPr>
          <w:noProof/>
          <w:sz w:val="24"/>
          <w:szCs w:val="24"/>
        </w:rPr>
        <w:tab/>
        <w:t>32</w:t>
      </w:r>
      <w:r w:rsidR="0044456C">
        <w:rPr>
          <w:noProof/>
          <w:sz w:val="24"/>
          <w:szCs w:val="24"/>
        </w:rPr>
        <w:br/>
      </w:r>
      <w:r w:rsidR="0044456C">
        <w:rPr>
          <w:noProof/>
          <w:sz w:val="24"/>
          <w:szCs w:val="24"/>
        </w:rPr>
        <w:tab/>
        <w:t>2.4.1   MORPHOLOGICAL FEATURES</w:t>
      </w:r>
      <w:r w:rsidR="0044456C">
        <w:rPr>
          <w:noProof/>
          <w:sz w:val="24"/>
          <w:szCs w:val="24"/>
        </w:rPr>
        <w:tab/>
        <w:t>33</w:t>
      </w:r>
      <w:r w:rsidR="0044456C">
        <w:rPr>
          <w:noProof/>
          <w:sz w:val="24"/>
          <w:szCs w:val="24"/>
        </w:rPr>
        <w:br/>
      </w:r>
      <w:r w:rsidR="0044456C">
        <w:rPr>
          <w:noProof/>
          <w:sz w:val="24"/>
          <w:szCs w:val="24"/>
        </w:rPr>
        <w:tab/>
        <w:t>2.4.2   INTRA - BEAT DETRENDED FLUCTUATION</w:t>
      </w:r>
      <w:r w:rsidR="0044456C">
        <w:rPr>
          <w:noProof/>
          <w:sz w:val="24"/>
          <w:szCs w:val="24"/>
        </w:rPr>
        <w:tab/>
        <w:t>34</w:t>
      </w:r>
      <w:r w:rsidR="0044456C">
        <w:rPr>
          <w:noProof/>
          <w:sz w:val="24"/>
          <w:szCs w:val="24"/>
        </w:rPr>
        <w:br/>
        <w:t xml:space="preserve">          2.4.3   FREQUENCY DOMAIN FEATURES</w:t>
      </w:r>
      <w:r w:rsidR="0044456C">
        <w:rPr>
          <w:noProof/>
          <w:sz w:val="24"/>
          <w:szCs w:val="24"/>
        </w:rPr>
        <w:tab/>
        <w:t>35</w:t>
      </w:r>
      <w:r w:rsidR="0056390A">
        <w:rPr>
          <w:noProof/>
          <w:sz w:val="24"/>
          <w:szCs w:val="24"/>
        </w:rPr>
        <w:br/>
      </w:r>
      <w:r w:rsidR="0056390A">
        <w:rPr>
          <w:noProof/>
          <w:sz w:val="24"/>
          <w:szCs w:val="24"/>
        </w:rPr>
        <w:tab/>
        <w:t>2.4.4   HRV FEATURES</w:t>
      </w:r>
      <w:r w:rsidR="0056390A">
        <w:rPr>
          <w:noProof/>
          <w:sz w:val="24"/>
          <w:szCs w:val="24"/>
        </w:rPr>
        <w:tab/>
        <w:t>36</w:t>
      </w:r>
      <w:r w:rsidR="0056390A">
        <w:rPr>
          <w:noProof/>
          <w:sz w:val="24"/>
          <w:szCs w:val="24"/>
        </w:rPr>
        <w:br/>
        <w:t>2.5   SCORING SYSTEM</w:t>
      </w:r>
      <w:r w:rsidR="0056390A">
        <w:rPr>
          <w:noProof/>
          <w:sz w:val="24"/>
          <w:szCs w:val="24"/>
        </w:rPr>
        <w:tab/>
        <w:t>38</w:t>
      </w:r>
    </w:p>
    <w:p w:rsidR="00D479B8" w:rsidRPr="00204024" w:rsidRDefault="000E3017" w:rsidP="00E82C34">
      <w:pPr>
        <w:pStyle w:val="TOC1"/>
        <w:rPr>
          <w:noProof/>
          <w:sz w:val="24"/>
          <w:szCs w:val="24"/>
          <w:shd w:val="clear" w:color="auto" w:fill="auto"/>
          <w:lang w:eastAsia="en-US"/>
        </w:rPr>
      </w:pPr>
      <w:hyperlink w:anchor="_Toc421714455" w:history="1">
        <w:r w:rsidR="0044456C">
          <w:rPr>
            <w:rStyle w:val="Hyperlink"/>
            <w:noProof/>
            <w:sz w:val="24"/>
            <w:szCs w:val="24"/>
          </w:rPr>
          <w:t>iii. result and validation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_Toc421714455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2</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56" w:history="1">
        <w:r w:rsidR="00D479B8" w:rsidRPr="00204024">
          <w:rPr>
            <w:rStyle w:val="Hyperlink"/>
            <w:noProof/>
            <w:sz w:val="24"/>
            <w:szCs w:val="24"/>
          </w:rPr>
          <w:t>3.1</w:t>
        </w:r>
        <w:r w:rsidR="00D479B8" w:rsidRPr="00204024">
          <w:rPr>
            <w:noProof/>
            <w:sz w:val="24"/>
            <w:szCs w:val="24"/>
            <w:shd w:val="clear" w:color="auto" w:fill="auto"/>
            <w:lang w:eastAsia="en-US"/>
          </w:rPr>
          <w:tab/>
        </w:r>
        <w:r w:rsidR="0056390A">
          <w:rPr>
            <w:rStyle w:val="Hyperlink"/>
            <w:noProof/>
            <w:sz w:val="24"/>
            <w:szCs w:val="24"/>
          </w:rPr>
          <w:t>THRESHOLDING</w:t>
        </w:r>
        <w:r w:rsidR="00576B4A">
          <w:rPr>
            <w:rStyle w:val="Hyperlink"/>
            <w:noProof/>
            <w:sz w:val="24"/>
            <w:szCs w:val="24"/>
          </w:rPr>
          <w:t xml:space="preserve"> THE RESULTS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_Toc421714456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3</w:t>
        </w:r>
        <w:r w:rsidR="00D50FD3" w:rsidRPr="00204024">
          <w:rPr>
            <w:noProof/>
            <w:webHidden/>
            <w:sz w:val="24"/>
            <w:szCs w:val="24"/>
          </w:rPr>
          <w:fldChar w:fldCharType="end"/>
        </w:r>
      </w:hyperlink>
    </w:p>
    <w:p w:rsidR="00D479B8" w:rsidRPr="00204024" w:rsidRDefault="000E3017" w:rsidP="00E82C34">
      <w:pPr>
        <w:pStyle w:val="TOC2"/>
        <w:rPr>
          <w:noProof/>
          <w:sz w:val="24"/>
          <w:szCs w:val="24"/>
          <w:shd w:val="clear" w:color="auto" w:fill="auto"/>
          <w:lang w:eastAsia="en-US"/>
        </w:rPr>
      </w:pPr>
      <w:hyperlink w:anchor="_Toc421714457" w:history="1">
        <w:r w:rsidR="00D479B8" w:rsidRPr="00204024">
          <w:rPr>
            <w:rStyle w:val="Hyperlink"/>
            <w:noProof/>
            <w:sz w:val="24"/>
            <w:szCs w:val="24"/>
          </w:rPr>
          <w:t>3.2</w:t>
        </w:r>
        <w:r w:rsidR="00D479B8" w:rsidRPr="00204024">
          <w:rPr>
            <w:noProof/>
            <w:sz w:val="24"/>
            <w:szCs w:val="24"/>
            <w:shd w:val="clear" w:color="auto" w:fill="auto"/>
            <w:lang w:eastAsia="en-US"/>
          </w:rPr>
          <w:tab/>
        </w:r>
        <w:r w:rsidR="0056390A">
          <w:rPr>
            <w:rStyle w:val="Hyperlink"/>
            <w:noProof/>
            <w:sz w:val="24"/>
            <w:szCs w:val="24"/>
          </w:rPr>
          <w:t>ACCURACY VALIDATION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_Toc421714457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3</w:t>
        </w:r>
        <w:r w:rsidR="00D50FD3" w:rsidRPr="00204024">
          <w:rPr>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58" w:history="1">
        <w:r w:rsidR="00D479B8" w:rsidRPr="00204024">
          <w:rPr>
            <w:rStyle w:val="Hyperlink"/>
            <w:noProof/>
            <w:sz w:val="24"/>
            <w:szCs w:val="24"/>
          </w:rPr>
          <w:t>3.2.1</w:t>
        </w:r>
        <w:r w:rsidR="00D479B8" w:rsidRPr="00204024">
          <w:rPr>
            <w:i w:val="0"/>
            <w:iCs w:val="0"/>
            <w:noProof/>
            <w:sz w:val="24"/>
            <w:szCs w:val="24"/>
            <w:shd w:val="clear" w:color="auto" w:fill="auto"/>
            <w:lang w:eastAsia="en-US"/>
          </w:rPr>
          <w:tab/>
        </w:r>
        <w:r w:rsidR="0056390A">
          <w:rPr>
            <w:rStyle w:val="Hyperlink"/>
            <w:noProof/>
            <w:sz w:val="24"/>
            <w:szCs w:val="24"/>
          </w:rPr>
          <w:t>MORPHOLOGY FEATURES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_Toc421714458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4</w:t>
        </w:r>
        <w:r w:rsidR="00D50FD3" w:rsidRPr="00204024">
          <w:rPr>
            <w:noProof/>
            <w:webHidden/>
            <w:sz w:val="24"/>
            <w:szCs w:val="24"/>
          </w:rPr>
          <w:fldChar w:fldCharType="end"/>
        </w:r>
      </w:hyperlink>
    </w:p>
    <w:p w:rsidR="00D479B8" w:rsidRPr="00204024" w:rsidRDefault="000E3017">
      <w:pPr>
        <w:pStyle w:val="TOC3"/>
        <w:tabs>
          <w:tab w:val="left" w:pos="1100"/>
          <w:tab w:val="right" w:leader="dot" w:pos="9620"/>
        </w:tabs>
        <w:rPr>
          <w:i w:val="0"/>
          <w:iCs w:val="0"/>
          <w:noProof/>
          <w:sz w:val="24"/>
          <w:szCs w:val="24"/>
          <w:shd w:val="clear" w:color="auto" w:fill="auto"/>
          <w:lang w:eastAsia="en-US"/>
        </w:rPr>
      </w:pPr>
      <w:hyperlink w:anchor="_Toc421714459" w:history="1">
        <w:r w:rsidR="00D479B8" w:rsidRPr="00204024">
          <w:rPr>
            <w:rStyle w:val="Hyperlink"/>
            <w:noProof/>
            <w:sz w:val="24"/>
            <w:szCs w:val="24"/>
          </w:rPr>
          <w:t>3.2.2</w:t>
        </w:r>
        <w:r w:rsidR="00D479B8" w:rsidRPr="00204024">
          <w:rPr>
            <w:i w:val="0"/>
            <w:iCs w:val="0"/>
            <w:noProof/>
            <w:sz w:val="24"/>
            <w:szCs w:val="24"/>
            <w:shd w:val="clear" w:color="auto" w:fill="auto"/>
            <w:lang w:eastAsia="en-US"/>
          </w:rPr>
          <w:tab/>
        </w:r>
        <w:r w:rsidR="0056390A">
          <w:rPr>
            <w:rStyle w:val="Hyperlink"/>
            <w:noProof/>
            <w:sz w:val="24"/>
            <w:szCs w:val="24"/>
          </w:rPr>
          <w:t>DFA FEATURES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_Toc421714459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5</w:t>
        </w:r>
        <w:r w:rsidR="00D50FD3" w:rsidRPr="00204024">
          <w:rPr>
            <w:noProof/>
            <w:webHidden/>
            <w:sz w:val="24"/>
            <w:szCs w:val="24"/>
          </w:rPr>
          <w:fldChar w:fldCharType="end"/>
        </w:r>
      </w:hyperlink>
    </w:p>
    <w:p w:rsidR="00D479B8" w:rsidRDefault="000E3017" w:rsidP="00E82C34">
      <w:pPr>
        <w:pStyle w:val="TOC2"/>
        <w:rPr>
          <w:noProof/>
          <w:sz w:val="24"/>
          <w:szCs w:val="24"/>
        </w:rPr>
      </w:pPr>
      <w:hyperlink w:anchor="_Toc421714460" w:history="1">
        <w:r w:rsidR="00D479B8" w:rsidRPr="00204024">
          <w:rPr>
            <w:rStyle w:val="Hyperlink"/>
            <w:noProof/>
            <w:sz w:val="24"/>
            <w:szCs w:val="24"/>
          </w:rPr>
          <w:t>3.3</w:t>
        </w:r>
        <w:r w:rsidR="00D479B8" w:rsidRPr="00204024">
          <w:rPr>
            <w:noProof/>
            <w:sz w:val="24"/>
            <w:szCs w:val="24"/>
            <w:shd w:val="clear" w:color="auto" w:fill="auto"/>
            <w:lang w:eastAsia="en-US"/>
          </w:rPr>
          <w:tab/>
        </w:r>
        <w:r w:rsidR="0056390A">
          <w:rPr>
            <w:rStyle w:val="Hyperlink"/>
            <w:noProof/>
            <w:sz w:val="24"/>
            <w:szCs w:val="24"/>
          </w:rPr>
          <w:t>FINDINGS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_Toc421714460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6</w:t>
        </w:r>
        <w:r w:rsidR="00D50FD3" w:rsidRPr="00204024">
          <w:rPr>
            <w:noProof/>
            <w:webHidden/>
            <w:sz w:val="24"/>
            <w:szCs w:val="24"/>
          </w:rPr>
          <w:fldChar w:fldCharType="end"/>
        </w:r>
      </w:hyperlink>
    </w:p>
    <w:p w:rsidR="0056390A" w:rsidRPr="00204024" w:rsidRDefault="000E3017" w:rsidP="0056390A">
      <w:pPr>
        <w:pStyle w:val="TOC3"/>
        <w:tabs>
          <w:tab w:val="left" w:pos="1100"/>
          <w:tab w:val="right" w:leader="dot" w:pos="9620"/>
        </w:tabs>
        <w:rPr>
          <w:i w:val="0"/>
          <w:iCs w:val="0"/>
          <w:noProof/>
          <w:sz w:val="24"/>
          <w:szCs w:val="24"/>
          <w:shd w:val="clear" w:color="auto" w:fill="auto"/>
          <w:lang w:eastAsia="en-US"/>
        </w:rPr>
      </w:pPr>
      <w:hyperlink w:anchor="_Toc421714458" w:history="1">
        <w:r w:rsidR="0056390A">
          <w:rPr>
            <w:rStyle w:val="Hyperlink"/>
            <w:noProof/>
            <w:sz w:val="24"/>
            <w:szCs w:val="24"/>
          </w:rPr>
          <w:t>3.3</w:t>
        </w:r>
        <w:r w:rsidR="0056390A" w:rsidRPr="00204024">
          <w:rPr>
            <w:rStyle w:val="Hyperlink"/>
            <w:noProof/>
            <w:sz w:val="24"/>
            <w:szCs w:val="24"/>
          </w:rPr>
          <w:t>.1</w:t>
        </w:r>
        <w:r w:rsidR="0056390A" w:rsidRPr="00204024">
          <w:rPr>
            <w:i w:val="0"/>
            <w:iCs w:val="0"/>
            <w:noProof/>
            <w:sz w:val="24"/>
            <w:szCs w:val="24"/>
            <w:shd w:val="clear" w:color="auto" w:fill="auto"/>
            <w:lang w:eastAsia="en-US"/>
          </w:rPr>
          <w:tab/>
        </w:r>
        <w:r w:rsidR="0056390A" w:rsidRPr="0056390A">
          <w:rPr>
            <w:rStyle w:val="Hyperlink"/>
            <w:noProof/>
            <w:sz w:val="24"/>
            <w:szCs w:val="24"/>
          </w:rPr>
          <w:t xml:space="preserve">RELATIONSHIP </w:t>
        </w:r>
        <w:r w:rsidR="0056390A">
          <w:rPr>
            <w:rStyle w:val="Hyperlink"/>
            <w:noProof/>
            <w:sz w:val="24"/>
            <w:szCs w:val="24"/>
          </w:rPr>
          <w:t>BETWEEN INTRA – BEAT DFA AND ST DEVIATION</w:t>
        </w:r>
        <w:r w:rsidR="0056390A" w:rsidRPr="00204024">
          <w:rPr>
            <w:noProof/>
            <w:webHidden/>
            <w:sz w:val="24"/>
            <w:szCs w:val="24"/>
          </w:rPr>
          <w:tab/>
        </w:r>
        <w:r w:rsidR="0056390A" w:rsidRPr="00204024">
          <w:rPr>
            <w:noProof/>
            <w:webHidden/>
            <w:sz w:val="24"/>
            <w:szCs w:val="24"/>
          </w:rPr>
          <w:fldChar w:fldCharType="begin"/>
        </w:r>
        <w:r w:rsidR="0056390A" w:rsidRPr="00204024">
          <w:rPr>
            <w:noProof/>
            <w:webHidden/>
            <w:sz w:val="24"/>
            <w:szCs w:val="24"/>
          </w:rPr>
          <w:instrText xml:space="preserve"> PAGEREF _Toc421714458 \h </w:instrText>
        </w:r>
        <w:r w:rsidR="0056390A" w:rsidRPr="00204024">
          <w:rPr>
            <w:noProof/>
            <w:webHidden/>
            <w:sz w:val="24"/>
            <w:szCs w:val="24"/>
          </w:rPr>
        </w:r>
        <w:r w:rsidR="0056390A" w:rsidRPr="00204024">
          <w:rPr>
            <w:noProof/>
            <w:webHidden/>
            <w:sz w:val="24"/>
            <w:szCs w:val="24"/>
          </w:rPr>
          <w:fldChar w:fldCharType="separate"/>
        </w:r>
        <w:r w:rsidR="00FB760D">
          <w:rPr>
            <w:noProof/>
            <w:webHidden/>
            <w:sz w:val="24"/>
            <w:szCs w:val="24"/>
          </w:rPr>
          <w:t>4</w:t>
        </w:r>
        <w:r w:rsidR="0056390A" w:rsidRPr="00204024">
          <w:rPr>
            <w:noProof/>
            <w:webHidden/>
            <w:sz w:val="24"/>
            <w:szCs w:val="24"/>
          </w:rPr>
          <w:fldChar w:fldCharType="end"/>
        </w:r>
      </w:hyperlink>
    </w:p>
    <w:p w:rsidR="0056390A" w:rsidRPr="0056390A" w:rsidRDefault="000E3017" w:rsidP="0056390A">
      <w:pPr>
        <w:pStyle w:val="TOC3"/>
        <w:tabs>
          <w:tab w:val="left" w:pos="1100"/>
          <w:tab w:val="right" w:leader="dot" w:pos="9620"/>
        </w:tabs>
        <w:rPr>
          <w:i w:val="0"/>
          <w:iCs w:val="0"/>
          <w:noProof/>
          <w:sz w:val="24"/>
          <w:szCs w:val="24"/>
          <w:shd w:val="clear" w:color="auto" w:fill="auto"/>
          <w:lang w:eastAsia="en-US"/>
        </w:rPr>
      </w:pPr>
      <w:hyperlink w:anchor="_Toc421714458" w:history="1">
        <w:r w:rsidR="0056390A">
          <w:rPr>
            <w:rStyle w:val="Hyperlink"/>
            <w:noProof/>
            <w:sz w:val="24"/>
            <w:szCs w:val="24"/>
          </w:rPr>
          <w:t>3.2.2</w:t>
        </w:r>
        <w:r w:rsidR="0056390A" w:rsidRPr="00204024">
          <w:rPr>
            <w:i w:val="0"/>
            <w:iCs w:val="0"/>
            <w:noProof/>
            <w:sz w:val="24"/>
            <w:szCs w:val="24"/>
            <w:shd w:val="clear" w:color="auto" w:fill="auto"/>
            <w:lang w:eastAsia="en-US"/>
          </w:rPr>
          <w:tab/>
        </w:r>
        <w:r w:rsidR="0056390A">
          <w:rPr>
            <w:rStyle w:val="Hyperlink"/>
            <w:noProof/>
            <w:sz w:val="24"/>
            <w:szCs w:val="24"/>
          </w:rPr>
          <w:t>RELATIONSHIP BETWEEN FFT FEATURES AND ST ELEVATION</w:t>
        </w:r>
        <w:r w:rsidR="0056390A" w:rsidRPr="00204024">
          <w:rPr>
            <w:noProof/>
            <w:webHidden/>
            <w:sz w:val="24"/>
            <w:szCs w:val="24"/>
          </w:rPr>
          <w:tab/>
        </w:r>
        <w:r w:rsidR="0056390A" w:rsidRPr="00204024">
          <w:rPr>
            <w:noProof/>
            <w:webHidden/>
            <w:sz w:val="24"/>
            <w:szCs w:val="24"/>
          </w:rPr>
          <w:fldChar w:fldCharType="begin"/>
        </w:r>
        <w:r w:rsidR="0056390A" w:rsidRPr="00204024">
          <w:rPr>
            <w:noProof/>
            <w:webHidden/>
            <w:sz w:val="24"/>
            <w:szCs w:val="24"/>
          </w:rPr>
          <w:instrText xml:space="preserve"> PAGEREF _Toc421714458 \h </w:instrText>
        </w:r>
        <w:r w:rsidR="0056390A" w:rsidRPr="00204024">
          <w:rPr>
            <w:noProof/>
            <w:webHidden/>
            <w:sz w:val="24"/>
            <w:szCs w:val="24"/>
          </w:rPr>
        </w:r>
        <w:r w:rsidR="0056390A" w:rsidRPr="00204024">
          <w:rPr>
            <w:noProof/>
            <w:webHidden/>
            <w:sz w:val="24"/>
            <w:szCs w:val="24"/>
          </w:rPr>
          <w:fldChar w:fldCharType="separate"/>
        </w:r>
        <w:r w:rsidR="00FB760D">
          <w:rPr>
            <w:noProof/>
            <w:webHidden/>
            <w:sz w:val="24"/>
            <w:szCs w:val="24"/>
          </w:rPr>
          <w:t>4</w:t>
        </w:r>
        <w:r w:rsidR="0056390A" w:rsidRPr="00204024">
          <w:rPr>
            <w:noProof/>
            <w:webHidden/>
            <w:sz w:val="24"/>
            <w:szCs w:val="24"/>
          </w:rPr>
          <w:fldChar w:fldCharType="end"/>
        </w:r>
      </w:hyperlink>
    </w:p>
    <w:p w:rsidR="00D479B8" w:rsidRPr="00204024" w:rsidRDefault="000E3017" w:rsidP="00E82C34">
      <w:pPr>
        <w:pStyle w:val="TOC1"/>
        <w:rPr>
          <w:noProof/>
          <w:sz w:val="24"/>
          <w:szCs w:val="24"/>
          <w:shd w:val="clear" w:color="auto" w:fill="auto"/>
          <w:lang w:eastAsia="en-US"/>
        </w:rPr>
      </w:pPr>
      <w:hyperlink w:anchor="_Toc421714461" w:history="1">
        <w:r w:rsidR="0044456C">
          <w:rPr>
            <w:rStyle w:val="Hyperlink"/>
            <w:noProof/>
            <w:sz w:val="24"/>
            <w:szCs w:val="24"/>
          </w:rPr>
          <w:t xml:space="preserve">iv. </w:t>
        </w:r>
        <w:r w:rsidR="00D479B8" w:rsidRPr="00204024">
          <w:rPr>
            <w:rStyle w:val="Hyperlink"/>
            <w:noProof/>
            <w:sz w:val="24"/>
            <w:szCs w:val="24"/>
          </w:rPr>
          <w:t>CONCLUSION AND DISCUSSION</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_Toc421714461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8</w:t>
        </w:r>
        <w:r w:rsidR="00D50FD3" w:rsidRPr="00204024">
          <w:rPr>
            <w:noProof/>
            <w:webHidden/>
            <w:sz w:val="24"/>
            <w:szCs w:val="24"/>
          </w:rPr>
          <w:fldChar w:fldCharType="end"/>
        </w:r>
      </w:hyperlink>
    </w:p>
    <w:p w:rsidR="00D479B8" w:rsidRPr="00204024" w:rsidRDefault="000E3017" w:rsidP="00E82C34">
      <w:pPr>
        <w:pStyle w:val="TOC1"/>
        <w:rPr>
          <w:noProof/>
          <w:sz w:val="24"/>
          <w:szCs w:val="24"/>
          <w:shd w:val="clear" w:color="auto" w:fill="auto"/>
          <w:lang w:eastAsia="en-US"/>
        </w:rPr>
      </w:pPr>
      <w:hyperlink w:anchor="_Toc421714462" w:history="1">
        <w:r w:rsidR="00D479B8" w:rsidRPr="00204024">
          <w:rPr>
            <w:rStyle w:val="Hyperlink"/>
            <w:noProof/>
            <w:sz w:val="24"/>
            <w:szCs w:val="24"/>
          </w:rPr>
          <w:t>REFERENCES</w:t>
        </w:r>
        <w:r w:rsidR="00D479B8" w:rsidRPr="00204024">
          <w:rPr>
            <w:noProof/>
            <w:webHidden/>
            <w:sz w:val="24"/>
            <w:szCs w:val="24"/>
          </w:rPr>
          <w:tab/>
        </w:r>
        <w:r w:rsidR="00D50FD3" w:rsidRPr="00204024">
          <w:rPr>
            <w:noProof/>
            <w:webHidden/>
            <w:sz w:val="24"/>
            <w:szCs w:val="24"/>
          </w:rPr>
          <w:fldChar w:fldCharType="begin"/>
        </w:r>
        <w:r w:rsidR="00D479B8" w:rsidRPr="00204024">
          <w:rPr>
            <w:noProof/>
            <w:webHidden/>
            <w:sz w:val="24"/>
            <w:szCs w:val="24"/>
          </w:rPr>
          <w:instrText xml:space="preserve"> PAGEREF _Toc421714462 \h </w:instrText>
        </w:r>
        <w:r w:rsidR="00D50FD3" w:rsidRPr="00204024">
          <w:rPr>
            <w:noProof/>
            <w:webHidden/>
            <w:sz w:val="24"/>
            <w:szCs w:val="24"/>
          </w:rPr>
        </w:r>
        <w:r w:rsidR="00D50FD3" w:rsidRPr="00204024">
          <w:rPr>
            <w:noProof/>
            <w:webHidden/>
            <w:sz w:val="24"/>
            <w:szCs w:val="24"/>
          </w:rPr>
          <w:fldChar w:fldCharType="separate"/>
        </w:r>
        <w:r w:rsidR="00FB760D">
          <w:rPr>
            <w:noProof/>
            <w:webHidden/>
            <w:sz w:val="24"/>
            <w:szCs w:val="24"/>
          </w:rPr>
          <w:t>8</w:t>
        </w:r>
        <w:r w:rsidR="00D50FD3" w:rsidRPr="00204024">
          <w:rPr>
            <w:noProof/>
            <w:webHidden/>
            <w:sz w:val="24"/>
            <w:szCs w:val="24"/>
          </w:rPr>
          <w:fldChar w:fldCharType="end"/>
        </w:r>
      </w:hyperlink>
    </w:p>
    <w:p w:rsidR="00204024" w:rsidRDefault="00D50FD3" w:rsidP="00204024">
      <w:pPr>
        <w:jc w:val="center"/>
      </w:pPr>
      <w:r w:rsidRPr="00204024">
        <w:fldChar w:fldCharType="end"/>
      </w:r>
    </w:p>
    <w:p w:rsidR="00CF29C5" w:rsidRPr="00204024" w:rsidRDefault="00204024" w:rsidP="00204024">
      <w:pPr>
        <w:jc w:val="center"/>
        <w:rPr>
          <w:sz w:val="32"/>
          <w:szCs w:val="32"/>
        </w:rPr>
      </w:pPr>
      <w:r>
        <w:br w:type="column"/>
      </w:r>
      <w:r>
        <w:rPr>
          <w:b/>
          <w:sz w:val="32"/>
          <w:szCs w:val="32"/>
        </w:rPr>
        <w:lastRenderedPageBreak/>
        <w:t>List</w:t>
      </w:r>
      <w:r w:rsidR="00CF29C5" w:rsidRPr="00204024">
        <w:rPr>
          <w:b/>
          <w:sz w:val="32"/>
          <w:szCs w:val="32"/>
        </w:rPr>
        <w:t xml:space="preserve"> of figures</w:t>
      </w:r>
    </w:p>
    <w:p w:rsidR="00E82C34" w:rsidRPr="00970B63" w:rsidRDefault="00D50FD3">
      <w:pPr>
        <w:pStyle w:val="TableofFigures"/>
        <w:tabs>
          <w:tab w:val="right" w:leader="dot" w:pos="9620"/>
        </w:tabs>
        <w:rPr>
          <w:smallCaps w:val="0"/>
          <w:noProof/>
          <w:sz w:val="24"/>
          <w:szCs w:val="24"/>
          <w:shd w:val="clear" w:color="auto" w:fill="auto"/>
          <w:lang w:eastAsia="en-US"/>
        </w:rPr>
      </w:pPr>
      <w:r w:rsidRPr="00204024">
        <w:rPr>
          <w:b/>
          <w:i/>
          <w:sz w:val="24"/>
          <w:szCs w:val="24"/>
        </w:rPr>
        <w:fldChar w:fldCharType="begin"/>
      </w:r>
      <w:r w:rsidR="00CF29C5" w:rsidRPr="00204024">
        <w:rPr>
          <w:b/>
          <w:i/>
          <w:sz w:val="24"/>
          <w:szCs w:val="24"/>
        </w:rPr>
        <w:instrText xml:space="preserve"> TOC \h \z \c "Figure" </w:instrText>
      </w:r>
      <w:r w:rsidRPr="00204024">
        <w:rPr>
          <w:b/>
          <w:i/>
          <w:sz w:val="24"/>
          <w:szCs w:val="24"/>
        </w:rPr>
        <w:fldChar w:fldCharType="separate"/>
      </w:r>
      <w:hyperlink w:anchor="_Toc421739108" w:history="1">
        <w:r w:rsidR="00E82C34" w:rsidRPr="00970B63">
          <w:rPr>
            <w:rStyle w:val="Hyperlink"/>
            <w:noProof/>
            <w:sz w:val="24"/>
            <w:szCs w:val="24"/>
          </w:rPr>
          <w:t xml:space="preserve">Figure 1: </w:t>
        </w:r>
        <w:r w:rsidR="001B4767" w:rsidRPr="00970B63">
          <w:rPr>
            <w:rStyle w:val="Hyperlink"/>
            <w:noProof/>
            <w:sz w:val="24"/>
            <w:szCs w:val="24"/>
          </w:rPr>
          <w:t>the most common cause of cardiovascular disease</w:t>
        </w:r>
        <w:r w:rsidR="00E82C34" w:rsidRPr="00970B63">
          <w:rPr>
            <w:noProof/>
            <w:webHidden/>
            <w:sz w:val="24"/>
            <w:szCs w:val="24"/>
          </w:rPr>
          <w:tab/>
        </w:r>
      </w:hyperlink>
      <w:r w:rsidR="001B4767" w:rsidRPr="00970B63">
        <w:rPr>
          <w:noProof/>
          <w:sz w:val="24"/>
          <w:szCs w:val="24"/>
        </w:rPr>
        <w:t>3</w:t>
      </w:r>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09" w:history="1">
        <w:r w:rsidR="00E82C34" w:rsidRPr="00970B63">
          <w:rPr>
            <w:rStyle w:val="Hyperlink"/>
            <w:noProof/>
            <w:sz w:val="24"/>
            <w:szCs w:val="24"/>
          </w:rPr>
          <w:t>Figure 2:</w:t>
        </w:r>
        <w:r w:rsidR="00970B63" w:rsidRPr="00970B63">
          <w:rPr>
            <w:rStyle w:val="Hyperlink"/>
            <w:noProof/>
            <w:sz w:val="24"/>
            <w:szCs w:val="24"/>
          </w:rPr>
          <w:t xml:space="preserve"> protons alignment when being subjected to strong magnetic field</w:t>
        </w:r>
        <w:r w:rsidR="00E82C34" w:rsidRPr="00970B63">
          <w:rPr>
            <w:noProof/>
            <w:webHidden/>
            <w:sz w:val="24"/>
            <w:szCs w:val="24"/>
          </w:rPr>
          <w:tab/>
        </w:r>
      </w:hyperlink>
      <w:r w:rsidR="001D3B5A" w:rsidRPr="00970B63">
        <w:rPr>
          <w:noProof/>
          <w:sz w:val="24"/>
          <w:szCs w:val="24"/>
        </w:rPr>
        <w:t>4</w:t>
      </w:r>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0" w:history="1">
        <w:r w:rsidR="00E82C34" w:rsidRPr="00970B63">
          <w:rPr>
            <w:rStyle w:val="Hyperlink"/>
            <w:noProof/>
            <w:sz w:val="24"/>
            <w:szCs w:val="24"/>
          </w:rPr>
          <w:t xml:space="preserve">Figure 3: </w:t>
        </w:r>
        <w:r w:rsidR="00970B63" w:rsidRPr="00970B63">
          <w:rPr>
            <w:rStyle w:val="Hyperlink"/>
            <w:noProof/>
            <w:sz w:val="24"/>
            <w:szCs w:val="24"/>
          </w:rPr>
          <w:t>image of the heart captured by Cardiac MRI</w:t>
        </w:r>
        <w:r w:rsidR="00E82C34" w:rsidRPr="00970B63">
          <w:rPr>
            <w:noProof/>
            <w:webHidden/>
            <w:sz w:val="24"/>
            <w:szCs w:val="24"/>
          </w:rPr>
          <w:tab/>
        </w:r>
      </w:hyperlink>
      <w:r w:rsidR="00970B63" w:rsidRPr="00970B63">
        <w:rPr>
          <w:noProof/>
          <w:sz w:val="24"/>
          <w:szCs w:val="24"/>
        </w:rPr>
        <w:t>5</w:t>
      </w:r>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1" w:history="1">
        <w:r w:rsidR="00E82C34" w:rsidRPr="00970B63">
          <w:rPr>
            <w:rStyle w:val="Hyperlink"/>
            <w:noProof/>
            <w:sz w:val="24"/>
            <w:szCs w:val="24"/>
          </w:rPr>
          <w:t xml:space="preserve">Figure 4: </w:t>
        </w:r>
        <w:r w:rsidR="00647C52">
          <w:rPr>
            <w:rStyle w:val="Hyperlink"/>
            <w:noProof/>
            <w:sz w:val="24"/>
            <w:szCs w:val="24"/>
          </w:rPr>
          <w:t>coronary obstruction detected by ct angiography</w:t>
        </w:r>
        <w:r w:rsidR="00E82C34" w:rsidRPr="00970B63">
          <w:rPr>
            <w:noProof/>
            <w:webHidden/>
            <w:sz w:val="24"/>
            <w:szCs w:val="24"/>
          </w:rPr>
          <w:tab/>
        </w:r>
        <w:r w:rsidR="00647C52">
          <w:rPr>
            <w:noProof/>
            <w:webHidden/>
            <w:sz w:val="24"/>
            <w:szCs w:val="24"/>
          </w:rPr>
          <w:t>6</w:t>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2" w:history="1">
        <w:r w:rsidR="00E82C34" w:rsidRPr="00970B63">
          <w:rPr>
            <w:rStyle w:val="Hyperlink"/>
            <w:noProof/>
            <w:sz w:val="24"/>
            <w:szCs w:val="24"/>
          </w:rPr>
          <w:t>Figure 5: Diabetic Kidney Disease</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_Toc421739112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3" w:history="1">
        <w:r w:rsidR="00E82C34" w:rsidRPr="00970B63">
          <w:rPr>
            <w:rStyle w:val="Hyperlink"/>
            <w:noProof/>
            <w:sz w:val="24"/>
            <w:szCs w:val="24"/>
          </w:rPr>
          <w:t>Figure 6: Criteria to standardize the diagnosis of diabetes</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_Toc421739113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4" w:history="1">
        <w:r w:rsidR="00E82C34" w:rsidRPr="00970B63">
          <w:rPr>
            <w:rStyle w:val="Hyperlink"/>
            <w:noProof/>
            <w:sz w:val="24"/>
            <w:szCs w:val="24"/>
          </w:rPr>
          <w:t>Figure 7: Glucowise is a product which is developing by MediWise company in London.</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_Toc421739114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5" w:history="1">
        <w:r w:rsidR="00E82C34" w:rsidRPr="00970B63">
          <w:rPr>
            <w:rStyle w:val="Hyperlink"/>
            <w:noProof/>
            <w:sz w:val="24"/>
            <w:szCs w:val="24"/>
          </w:rPr>
          <w:t>Figure 8: GlucoTrack product developed by Integrity Applications in Israel.</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_Toc421739115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6" w:history="1">
        <w:r w:rsidR="00E82C34" w:rsidRPr="00970B63">
          <w:rPr>
            <w:rStyle w:val="Hyperlink"/>
            <w:noProof/>
            <w:sz w:val="24"/>
            <w:szCs w:val="24"/>
          </w:rPr>
          <w:t>Figure 9: Tanita Portable Urine Glucose Meter</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_Toc421739116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7" w:history="1">
        <w:r w:rsidR="00E82C34" w:rsidRPr="00970B63">
          <w:rPr>
            <w:rStyle w:val="Hyperlink"/>
            <w:noProof/>
            <w:sz w:val="24"/>
            <w:szCs w:val="24"/>
          </w:rPr>
          <w:t>Figure 10: Diastix Urine Reagent Strips</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_Toc421739117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8" w:history="1">
        <w:r w:rsidR="00E82C34" w:rsidRPr="00970B63">
          <w:rPr>
            <w:rStyle w:val="Hyperlink"/>
            <w:noProof/>
            <w:sz w:val="24"/>
            <w:szCs w:val="24"/>
          </w:rPr>
          <w:t>Figure 11: Portable glucose meters</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_Toc421739118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19" w:history="1">
        <w:r w:rsidR="00E82C34" w:rsidRPr="00970B63">
          <w:rPr>
            <w:rStyle w:val="Hyperlink"/>
            <w:noProof/>
            <w:sz w:val="24"/>
            <w:szCs w:val="24"/>
          </w:rPr>
          <w:t>Figure 12 Schematic Illustration of Campillo and Hsu</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_Toc421739119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20" w:history="1">
        <w:r w:rsidR="00E82C34" w:rsidRPr="00970B63">
          <w:rPr>
            <w:rStyle w:val="Hyperlink"/>
            <w:noProof/>
            <w:sz w:val="24"/>
            <w:szCs w:val="24"/>
          </w:rPr>
          <w:t>Figure13. Schematic illustration of Chenault and Chipman's model</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_Toc421739120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21" w:history="1">
        <w:r w:rsidR="00E82C34" w:rsidRPr="00970B63">
          <w:rPr>
            <w:rStyle w:val="Hyperlink"/>
            <w:noProof/>
            <w:sz w:val="24"/>
            <w:szCs w:val="24"/>
          </w:rPr>
          <w:t>Figure 14. Schematic illustration of Kuroda group</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_Toc421739121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22" w:history="1">
        <w:r w:rsidR="00E82C34" w:rsidRPr="00970B63">
          <w:rPr>
            <w:rStyle w:val="Hyperlink"/>
            <w:noProof/>
            <w:sz w:val="24"/>
            <w:szCs w:val="24"/>
          </w:rPr>
          <w:t>Figure 15: Schematic illustration of model of Ghosh et al.</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_Toc421739122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23" w:history="1">
        <w:r w:rsidR="00E82C34" w:rsidRPr="00970B63">
          <w:rPr>
            <w:rStyle w:val="Hyperlink"/>
            <w:noProof/>
            <w:sz w:val="24"/>
            <w:szCs w:val="24"/>
          </w:rPr>
          <w:t>Figure 16 Symbols, ranges and definitions of effective parameters of turbid media with hybrid</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_Toc421739123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970B63" w:rsidRDefault="000E3017">
      <w:pPr>
        <w:pStyle w:val="TableofFigures"/>
        <w:tabs>
          <w:tab w:val="right" w:leader="dot" w:pos="9620"/>
        </w:tabs>
        <w:rPr>
          <w:smallCaps w:val="0"/>
          <w:noProof/>
          <w:sz w:val="24"/>
          <w:szCs w:val="24"/>
          <w:shd w:val="clear" w:color="auto" w:fill="auto"/>
          <w:lang w:eastAsia="en-US"/>
        </w:rPr>
      </w:pPr>
      <w:hyperlink w:anchor="_Toc421739124" w:history="1">
        <w:r w:rsidR="00E82C34" w:rsidRPr="00970B63">
          <w:rPr>
            <w:rStyle w:val="Hyperlink"/>
            <w:noProof/>
            <w:sz w:val="24"/>
            <w:szCs w:val="24"/>
          </w:rPr>
          <w:t>Figure 17 Schematic illustration of m</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_Toc421739124 \h </w:instrText>
        </w:r>
        <w:r w:rsidR="00D50FD3" w:rsidRPr="00970B63">
          <w:rPr>
            <w:noProof/>
            <w:webHidden/>
            <w:sz w:val="24"/>
            <w:szCs w:val="24"/>
          </w:rPr>
          <w:fldChar w:fldCharType="separate"/>
        </w:r>
        <w:r w:rsidR="00FB760D">
          <w:rPr>
            <w:b/>
            <w:bCs/>
            <w:noProof/>
            <w:webHidden/>
            <w:sz w:val="24"/>
            <w:szCs w:val="24"/>
          </w:rPr>
          <w:t>Error! Bookmark not defined.</w:t>
        </w:r>
        <w:r w:rsidR="00D50FD3" w:rsidRPr="00970B63">
          <w:rPr>
            <w:noProof/>
            <w:webHidden/>
            <w:sz w:val="24"/>
            <w:szCs w:val="24"/>
          </w:rPr>
          <w:fldChar w:fldCharType="end"/>
        </w:r>
      </w:hyperlink>
    </w:p>
    <w:p w:rsidR="00E82C34" w:rsidRPr="00204024" w:rsidRDefault="000E3017">
      <w:pPr>
        <w:pStyle w:val="TableofFigures"/>
        <w:tabs>
          <w:tab w:val="right" w:leader="dot" w:pos="9620"/>
        </w:tabs>
        <w:rPr>
          <w:smallCaps w:val="0"/>
          <w:noProof/>
          <w:sz w:val="24"/>
          <w:szCs w:val="24"/>
          <w:shd w:val="clear" w:color="auto" w:fill="auto"/>
          <w:lang w:eastAsia="en-US"/>
        </w:rPr>
      </w:pPr>
      <w:hyperlink w:anchor="_Toc421739125" w:history="1">
        <w:r w:rsidR="00E82C34" w:rsidRPr="00970B63">
          <w:rPr>
            <w:rStyle w:val="Hyperlink"/>
            <w:noProof/>
            <w:sz w:val="24"/>
            <w:szCs w:val="24"/>
          </w:rPr>
          <w:t>Figure 18: Experiment setup</w:t>
        </w:r>
        <w:r w:rsidR="00E82C34" w:rsidRPr="00970B63">
          <w:rPr>
            <w:noProof/>
            <w:webHidden/>
            <w:sz w:val="24"/>
            <w:szCs w:val="24"/>
          </w:rPr>
          <w:tab/>
        </w:r>
        <w:r w:rsidR="00D50FD3" w:rsidRPr="00970B63">
          <w:rPr>
            <w:noProof/>
            <w:webHidden/>
            <w:sz w:val="24"/>
            <w:szCs w:val="24"/>
          </w:rPr>
          <w:fldChar w:fldCharType="begin"/>
        </w:r>
        <w:r w:rsidR="00E82C34" w:rsidRPr="00970B63">
          <w:rPr>
            <w:noProof/>
            <w:webHidden/>
            <w:sz w:val="24"/>
            <w:szCs w:val="24"/>
          </w:rPr>
          <w:instrText xml:space="preserve"> PAGEREF _Toc421739125 \h </w:instrText>
        </w:r>
        <w:r w:rsidR="00D50FD3" w:rsidRPr="00970B63">
          <w:rPr>
            <w:noProof/>
            <w:webHidden/>
            <w:sz w:val="24"/>
            <w:szCs w:val="24"/>
          </w:rPr>
        </w:r>
        <w:r w:rsidR="00D50FD3" w:rsidRPr="00970B63">
          <w:rPr>
            <w:noProof/>
            <w:webHidden/>
            <w:sz w:val="24"/>
            <w:szCs w:val="24"/>
          </w:rPr>
          <w:fldChar w:fldCharType="separate"/>
        </w:r>
        <w:r w:rsidR="00FB760D">
          <w:rPr>
            <w:noProof/>
            <w:webHidden/>
            <w:sz w:val="24"/>
            <w:szCs w:val="24"/>
          </w:rPr>
          <w:t>7</w:t>
        </w:r>
        <w:r w:rsidR="00D50FD3" w:rsidRPr="00970B63">
          <w:rPr>
            <w:noProof/>
            <w:webHidden/>
            <w:sz w:val="24"/>
            <w:szCs w:val="24"/>
          </w:rPr>
          <w:fldChar w:fldCharType="end"/>
        </w:r>
      </w:hyperlink>
    </w:p>
    <w:p w:rsidR="00CF29C5" w:rsidRPr="00CF29C5" w:rsidRDefault="00D50FD3" w:rsidP="00D43080">
      <w:pPr>
        <w:pStyle w:val="Heading1"/>
        <w:numPr>
          <w:ilvl w:val="0"/>
          <w:numId w:val="0"/>
        </w:numPr>
        <w:ind w:left="432" w:hanging="432"/>
      </w:pPr>
      <w:r w:rsidRPr="00204024">
        <w:rPr>
          <w:sz w:val="24"/>
          <w:szCs w:val="24"/>
        </w:rPr>
        <w:fldChar w:fldCharType="end"/>
      </w:r>
    </w:p>
    <w:p w:rsidR="00CF29C5" w:rsidRPr="00CF29C5" w:rsidRDefault="00CF29C5" w:rsidP="0064584E">
      <w:pPr>
        <w:sectPr w:rsidR="00CF29C5" w:rsidRPr="00CF29C5" w:rsidSect="00320F55">
          <w:headerReference w:type="default" r:id="rId8"/>
          <w:footerReference w:type="default" r:id="rId9"/>
          <w:pgSz w:w="12240" w:h="15840"/>
          <w:pgMar w:top="1440" w:right="1170" w:bottom="1440" w:left="1440" w:header="720" w:footer="720" w:gutter="0"/>
          <w:pgNumType w:start="1"/>
          <w:cols w:space="720"/>
          <w:docGrid w:linePitch="360"/>
        </w:sectPr>
      </w:pPr>
    </w:p>
    <w:p w:rsidR="008E0CA6" w:rsidRPr="00077318" w:rsidRDefault="00621BDC" w:rsidP="00621BDC">
      <w:pPr>
        <w:pStyle w:val="Title"/>
        <w:numPr>
          <w:ilvl w:val="0"/>
          <w:numId w:val="11"/>
        </w:numPr>
        <w:ind w:left="0" w:firstLine="0"/>
        <w:rPr>
          <w:sz w:val="42"/>
          <w:szCs w:val="42"/>
          <w:u w:val="single"/>
        </w:rPr>
      </w:pPr>
      <w:r w:rsidRPr="00077318">
        <w:rPr>
          <w:sz w:val="42"/>
          <w:szCs w:val="42"/>
          <w:u w:val="single"/>
        </w:rPr>
        <w:lastRenderedPageBreak/>
        <w:t>LITERATURE REVIEW</w:t>
      </w:r>
    </w:p>
    <w:p w:rsidR="00DB65B4" w:rsidRDefault="00621BDC" w:rsidP="00621BDC">
      <w:pPr>
        <w:pStyle w:val="Heading3"/>
        <w:numPr>
          <w:ilvl w:val="1"/>
          <w:numId w:val="11"/>
        </w:numPr>
        <w:ind w:left="709" w:hanging="709"/>
      </w:pPr>
      <w:r>
        <w:t>CURRENT CONDITION</w:t>
      </w:r>
    </w:p>
    <w:p w:rsidR="00621BDC" w:rsidRDefault="00621BDC" w:rsidP="00FC21B1">
      <w:pPr>
        <w:jc w:val="both"/>
      </w:pPr>
      <w:bookmarkStart w:id="0" w:name="_Toc421714434"/>
      <w:r>
        <w:t xml:space="preserve">For many decades, </w:t>
      </w:r>
      <w:r w:rsidR="00604A8A">
        <w:t>Cardiovascular Disease</w:t>
      </w:r>
      <w:r>
        <w:t xml:space="preserve"> (CD) is the leading cause of </w:t>
      </w:r>
      <w:r w:rsidR="00604A8A">
        <w:t>hospital mortality</w:t>
      </w:r>
      <w:r>
        <w:t xml:space="preserve"> in many countries around the world, including Vietnam. As reported by the World Health Organization</w:t>
      </w:r>
      <w:r w:rsidR="00604A8A">
        <w:t xml:space="preserve"> (WHO)</w:t>
      </w:r>
      <w:r>
        <w:t xml:space="preserve">, there are about 17.3 million people died from </w:t>
      </w:r>
      <w:r w:rsidR="00604A8A">
        <w:t>Cardiovascular Disease</w:t>
      </w:r>
      <w:r>
        <w:t xml:space="preserve"> in 2008, representing about 30% of all global </w:t>
      </w:r>
      <w:r w:rsidR="00604A8A">
        <w:t>cases of death</w:t>
      </w:r>
      <w:r>
        <w:t xml:space="preserve">. Not only that, this </w:t>
      </w:r>
      <w:r w:rsidR="00604A8A">
        <w:t>value</w:t>
      </w:r>
      <w:r>
        <w:t xml:space="preserve"> is expected to rise to 23 million </w:t>
      </w:r>
      <w:r w:rsidR="00604A8A">
        <w:t>in the early</w:t>
      </w:r>
      <w:r>
        <w:t xml:space="preserve"> 2030</w:t>
      </w:r>
      <w:r w:rsidR="00604A8A">
        <w:t>s</w:t>
      </w:r>
      <w:r>
        <w:t xml:space="preserve">. The World Heart Federation (WHF) estimates that the incidence of </w:t>
      </w:r>
      <w:r w:rsidR="00604A8A">
        <w:t>Cardiovascular Disease</w:t>
      </w:r>
      <w:r>
        <w:t xml:space="preserve"> in Vietnam in 2017 could reach 20%</w:t>
      </w:r>
      <w:r w:rsidR="00604A8A">
        <w:t xml:space="preserve"> of the total adult and elder population</w:t>
      </w:r>
      <w:r>
        <w:t xml:space="preserve">, ranking </w:t>
      </w:r>
      <w:r w:rsidR="00604A8A">
        <w:t xml:space="preserve">the </w:t>
      </w:r>
      <w:r>
        <w:t>fourth</w:t>
      </w:r>
      <w:r w:rsidR="00604A8A">
        <w:t xml:space="preserve"> highest in the world</w:t>
      </w:r>
      <w:r>
        <w:t>.</w:t>
      </w:r>
    </w:p>
    <w:p w:rsidR="00621BDC" w:rsidRDefault="00604A8A" w:rsidP="00FC21B1">
      <w:pPr>
        <w:jc w:val="both"/>
      </w:pPr>
      <w:r>
        <w:t>Cardiovascular D</w:t>
      </w:r>
      <w:r w:rsidRPr="00604A8A">
        <w:t>isease</w:t>
      </w:r>
      <w:r>
        <w:t xml:space="preserve"> poses a </w:t>
      </w:r>
      <w:r w:rsidR="00621BDC">
        <w:t xml:space="preserve">direct threat to the health and lives of many people, among them </w:t>
      </w:r>
      <w:r>
        <w:t xml:space="preserve">the </w:t>
      </w:r>
      <w:r w:rsidR="00621BDC">
        <w:t xml:space="preserve">middle-aged group and elderly people have the highest </w:t>
      </w:r>
      <w:r>
        <w:t>vulnerability</w:t>
      </w:r>
      <w:r w:rsidR="00621BDC">
        <w:t xml:space="preserve">. In Vietnam, this problem becomes more serious </w:t>
      </w:r>
      <w:r>
        <w:t>as the</w:t>
      </w:r>
      <w:r w:rsidR="00621BDC">
        <w:t xml:space="preserve"> majority of the eld</w:t>
      </w:r>
      <w:r>
        <w:t>erly and</w:t>
      </w:r>
      <w:r w:rsidR="00621BDC">
        <w:t xml:space="preserve"> middle-aged people </w:t>
      </w:r>
      <w:r>
        <w:t xml:space="preserve">also </w:t>
      </w:r>
      <w:r w:rsidR="00FC21B1">
        <w:t>suffer</w:t>
      </w:r>
      <w:r w:rsidR="00621BDC">
        <w:t xml:space="preserve"> from high blood pressure, which is </w:t>
      </w:r>
      <w:r>
        <w:t xml:space="preserve">the number one cause of Cardiovascular Disease and </w:t>
      </w:r>
      <w:r w:rsidR="00621BDC">
        <w:t xml:space="preserve">also the cause of death of more than 7 million people each </w:t>
      </w:r>
      <w:r>
        <w:t>year</w:t>
      </w:r>
      <w:r w:rsidR="00621BDC">
        <w:t>. Acc</w:t>
      </w:r>
      <w:r>
        <w:t xml:space="preserve">ording to the latest survey of </w:t>
      </w:r>
      <w:r w:rsidR="00621BDC">
        <w:t>Vietnam</w:t>
      </w:r>
      <w:r w:rsidRPr="00604A8A">
        <w:t xml:space="preserve"> </w:t>
      </w:r>
      <w:r>
        <w:t>Cardiology Department</w:t>
      </w:r>
      <w:r w:rsidR="00621BDC">
        <w:t xml:space="preserve"> in 2016, approximately 48% of </w:t>
      </w:r>
      <w:r>
        <w:t xml:space="preserve">all </w:t>
      </w:r>
      <w:r w:rsidR="00621BDC">
        <w:t xml:space="preserve">adults will </w:t>
      </w:r>
      <w:r>
        <w:t>develop</w:t>
      </w:r>
      <w:r w:rsidR="00621BDC">
        <w:t xml:space="preserve"> hypertension (information extracted from Hypertension Conferenc</w:t>
      </w:r>
      <w:r w:rsidR="00C01700">
        <w:t xml:space="preserve">e Second Vietnam 2016 in Hanoi </w:t>
      </w:r>
      <w:r w:rsidR="00621BDC">
        <w:t xml:space="preserve">with the theme "multidisciplinary approach to hypertension"). The statistics </w:t>
      </w:r>
      <w:r w:rsidR="001B3856">
        <w:t>below also</w:t>
      </w:r>
      <w:r w:rsidR="00621BDC">
        <w:t xml:space="preserve"> </w:t>
      </w:r>
      <w:r w:rsidR="001B3856">
        <w:t>demonstrates the worsen condition of Hypertension and Cardiovascular Disease in Vietnam</w:t>
      </w:r>
      <w:r w:rsidR="00621BDC">
        <w:t>:</w:t>
      </w:r>
    </w:p>
    <w:p w:rsidR="00621BDC" w:rsidRDefault="00621BDC" w:rsidP="00FC21B1">
      <w:pPr>
        <w:ind w:left="567" w:hanging="283"/>
        <w:jc w:val="both"/>
      </w:pPr>
      <w:r>
        <w:t>o 1960: 1% of the total number of middle-aged people in northern Vietnam.</w:t>
      </w:r>
    </w:p>
    <w:p w:rsidR="00621BDC" w:rsidRDefault="00621BDC" w:rsidP="00FC21B1">
      <w:pPr>
        <w:ind w:left="567" w:hanging="283"/>
        <w:jc w:val="both"/>
      </w:pPr>
      <w:r>
        <w:t>o 1976: 1.9% of middle-aged people in northern Vietnam.</w:t>
      </w:r>
    </w:p>
    <w:p w:rsidR="00621BDC" w:rsidRDefault="00621BDC" w:rsidP="00FC21B1">
      <w:pPr>
        <w:ind w:left="567" w:hanging="283"/>
        <w:jc w:val="both"/>
      </w:pPr>
      <w:r>
        <w:t xml:space="preserve">o 1992: 11.7% of middle-aged people in the </w:t>
      </w:r>
      <w:r w:rsidR="001B3856">
        <w:t xml:space="preserve">entire </w:t>
      </w:r>
      <w:r>
        <w:t>country.</w:t>
      </w:r>
    </w:p>
    <w:p w:rsidR="00621BDC" w:rsidRDefault="00621BDC" w:rsidP="00FC21B1">
      <w:pPr>
        <w:ind w:left="567" w:hanging="283"/>
        <w:jc w:val="both"/>
      </w:pPr>
      <w:r>
        <w:t xml:space="preserve">o 2001: </w:t>
      </w:r>
      <w:r w:rsidR="001B3856">
        <w:t>accounting for 23.</w:t>
      </w:r>
      <w:r>
        <w:t xml:space="preserve">06% </w:t>
      </w:r>
      <w:r w:rsidR="001B3856">
        <w:t xml:space="preserve">of the total </w:t>
      </w:r>
      <w:r>
        <w:t xml:space="preserve">patients </w:t>
      </w:r>
      <w:r w:rsidR="001B3856">
        <w:t>in Hanoi</w:t>
      </w:r>
      <w:r w:rsidR="001B3856" w:rsidRPr="001B3856">
        <w:t xml:space="preserve"> </w:t>
      </w:r>
      <w:r w:rsidR="001B3856">
        <w:t>particularly</w:t>
      </w:r>
      <w:r>
        <w:t>.</w:t>
      </w:r>
    </w:p>
    <w:p w:rsidR="00621BDC" w:rsidRDefault="00621BDC" w:rsidP="00FC21B1">
      <w:pPr>
        <w:ind w:left="567" w:hanging="283"/>
        <w:jc w:val="both"/>
      </w:pPr>
      <w:r>
        <w:t xml:space="preserve">o 2007: </w:t>
      </w:r>
      <w:r w:rsidR="001B3856">
        <w:t xml:space="preserve">accounting for </w:t>
      </w:r>
      <w:r>
        <w:t xml:space="preserve">16.32% of </w:t>
      </w:r>
      <w:r w:rsidR="001B3856">
        <w:t xml:space="preserve">the total patients </w:t>
      </w:r>
      <w:r>
        <w:t>across the country.</w:t>
      </w:r>
    </w:p>
    <w:p w:rsidR="00621BDC" w:rsidRDefault="00621BDC" w:rsidP="00FC21B1">
      <w:pPr>
        <w:jc w:val="both"/>
      </w:pPr>
      <w:r>
        <w:t xml:space="preserve">Therefore, </w:t>
      </w:r>
      <w:r w:rsidR="001B3856">
        <w:t xml:space="preserve">finding </w:t>
      </w:r>
      <w:r>
        <w:t xml:space="preserve">solutions to prevent </w:t>
      </w:r>
      <w:r w:rsidR="001B3856">
        <w:t>the "silent killers", namely</w:t>
      </w:r>
      <w:r>
        <w:t xml:space="preserve"> high blood pressure, heart attack and stroke</w:t>
      </w:r>
      <w:r w:rsidR="001B3856">
        <w:t>, has long become one of the most urgent issues in national healthcare</w:t>
      </w:r>
      <w:r>
        <w:t>.</w:t>
      </w:r>
    </w:p>
    <w:p w:rsidR="00621BDC" w:rsidRDefault="001B3856" w:rsidP="00FC21B1">
      <w:pPr>
        <w:jc w:val="both"/>
      </w:pPr>
      <w:r>
        <w:lastRenderedPageBreak/>
        <w:t>According to many scientists</w:t>
      </w:r>
      <w:r w:rsidR="00621BDC">
        <w:t xml:space="preserve">, the incidence </w:t>
      </w:r>
      <w:r>
        <w:t xml:space="preserve">of developing these diseases </w:t>
      </w:r>
      <w:r w:rsidR="00621BDC">
        <w:t xml:space="preserve">is higher in urban areas than </w:t>
      </w:r>
      <w:r>
        <w:t xml:space="preserve">in </w:t>
      </w:r>
      <w:r w:rsidR="00621BDC">
        <w:t>rural areas. Explaining this phenomenon</w:t>
      </w:r>
      <w:r>
        <w:t>,</w:t>
      </w:r>
      <w:r w:rsidR="00621BDC">
        <w:t xml:space="preserve"> Prof. Pham Gia Khai, Chairman of the National Heart Association of Vietnam, said </w:t>
      </w:r>
      <w:r>
        <w:t xml:space="preserve">that </w:t>
      </w:r>
      <w:r w:rsidR="00621BDC">
        <w:t xml:space="preserve">the unhealthy lifestyle (lack of physical exercise) and eating </w:t>
      </w:r>
      <w:r>
        <w:t>habit</w:t>
      </w:r>
      <w:r w:rsidR="00621BDC">
        <w:t xml:space="preserve"> is the main cause for this condition.</w:t>
      </w:r>
    </w:p>
    <w:p w:rsidR="00621BDC" w:rsidRDefault="00621BDC" w:rsidP="00FC21B1">
      <w:pPr>
        <w:jc w:val="both"/>
      </w:pPr>
      <w:r>
        <w:t xml:space="preserve">Moreover, hospital system in the city is under a lot of pressure because </w:t>
      </w:r>
      <w:r w:rsidR="001B3856">
        <w:t xml:space="preserve">of </w:t>
      </w:r>
      <w:r>
        <w:t xml:space="preserve">the </w:t>
      </w:r>
      <w:r w:rsidR="001B3856">
        <w:t xml:space="preserve">steady increase in the </w:t>
      </w:r>
      <w:r>
        <w:t xml:space="preserve">number of patients </w:t>
      </w:r>
      <w:r w:rsidR="001B3856">
        <w:t>every year</w:t>
      </w:r>
      <w:r>
        <w:t xml:space="preserve">. </w:t>
      </w:r>
      <w:r w:rsidR="001B3856">
        <w:t xml:space="preserve">As </w:t>
      </w:r>
      <w:r>
        <w:t>the Ministry of Health</w:t>
      </w:r>
      <w:r w:rsidR="001B3856">
        <w:t xml:space="preserve"> stated</w:t>
      </w:r>
      <w:r>
        <w:t xml:space="preserve">, the ratio between the </w:t>
      </w:r>
      <w:r w:rsidR="009D38F4">
        <w:t>amount</w:t>
      </w:r>
      <w:r>
        <w:t xml:space="preserve"> of doctors and pharmacists </w:t>
      </w:r>
      <w:r w:rsidR="009D38F4">
        <w:t>over</w:t>
      </w:r>
      <w:r>
        <w:t xml:space="preserve"> the </w:t>
      </w:r>
      <w:r w:rsidR="009D38F4">
        <w:t>amount</w:t>
      </w:r>
      <w:r>
        <w:t xml:space="preserve"> of patients is currently 7.61 and 2.2 out of 1,000. Through this</w:t>
      </w:r>
      <w:r w:rsidR="009D38F4">
        <w:t xml:space="preserve"> value</w:t>
      </w:r>
      <w:r>
        <w:t xml:space="preserve"> we </w:t>
      </w:r>
      <w:r w:rsidR="009D38F4">
        <w:t>could</w:t>
      </w:r>
      <w:r>
        <w:t xml:space="preserve"> see that besides the progression of </w:t>
      </w:r>
      <w:r w:rsidR="00604A8A">
        <w:t>Cardiovascular Disease</w:t>
      </w:r>
      <w:r>
        <w:t xml:space="preserve">, the </w:t>
      </w:r>
      <w:r w:rsidR="009D38F4">
        <w:t xml:space="preserve">hospital </w:t>
      </w:r>
      <w:r>
        <w:t>overload</w:t>
      </w:r>
      <w:r w:rsidR="009D38F4">
        <w:t>ed condition</w:t>
      </w:r>
      <w:r>
        <w:t xml:space="preserve"> </w:t>
      </w:r>
      <w:r w:rsidR="009D38F4">
        <w:t>is also another major social challenge that</w:t>
      </w:r>
      <w:r>
        <w:t xml:space="preserve"> need</w:t>
      </w:r>
      <w:r w:rsidR="009D38F4">
        <w:t xml:space="preserve"> decent solutions</w:t>
      </w:r>
      <w:r>
        <w:t>.</w:t>
      </w:r>
    </w:p>
    <w:p w:rsidR="00C01700" w:rsidRDefault="00C01700" w:rsidP="00FC21B1">
      <w:pPr>
        <w:jc w:val="both"/>
      </w:pPr>
      <w:r>
        <w:t>With this in mind, the aim of this project is to develop a platform capable of performing automatic diagnosis of Heart Disease and thus allowing and helping doctors to provide homecare solution to patients who are at high risk of CD in Vietnam.</w:t>
      </w:r>
    </w:p>
    <w:p w:rsidR="00363E18" w:rsidRDefault="00621BDC" w:rsidP="00FC21B1">
      <w:pPr>
        <w:pStyle w:val="Heading3"/>
        <w:numPr>
          <w:ilvl w:val="1"/>
          <w:numId w:val="11"/>
        </w:numPr>
        <w:ind w:left="709" w:hanging="709"/>
        <w:jc w:val="both"/>
      </w:pPr>
      <w:r>
        <w:br w:type="column"/>
      </w:r>
      <w:bookmarkEnd w:id="0"/>
      <w:r w:rsidR="00102A09">
        <w:lastRenderedPageBreak/>
        <w:t>MYOCARDIAL INFARCTION</w:t>
      </w:r>
    </w:p>
    <w:p w:rsidR="001B4767" w:rsidRDefault="001B4767" w:rsidP="001B4767">
      <w:pPr>
        <w:jc w:val="both"/>
      </w:pPr>
      <w:bookmarkStart w:id="1" w:name="_Toc421714435"/>
      <w:r>
        <w:t>Acute Myocardial Infarction (AMI), also known as Heart Attack, is a disease caused by insufficiency of blood supply to the heart’s tissue. Generally, heart’s tissue is supported by a system of blood vessels. When these blood vessels suffer from Coronary Artery Disease (CAD) – the constriction of the artery that obstruct blood flow by the formation of fat and cholesterol beneath the vessel’s inner wall, some part of the heart does not receive enough blood supply. This phenomenon, if left untreated for a period of time, can eventually lead to cells death. The condition when some region of the heart died because of the derivation of blood supply and cannot function normally is called Myocardial Infarction.</w:t>
      </w:r>
    </w:p>
    <w:p w:rsidR="001B4767" w:rsidRDefault="001B4767" w:rsidP="006120E5">
      <w:pPr>
        <w:keepNext/>
        <w:jc w:val="center"/>
      </w:pPr>
      <w:r>
        <w:rPr>
          <w:noProof/>
          <w:lang w:eastAsia="en-US"/>
        </w:rPr>
        <w:drawing>
          <wp:inline distT="0" distB="0" distL="0" distR="0" wp14:anchorId="345C5559" wp14:editId="5543082E">
            <wp:extent cx="4408098" cy="1933575"/>
            <wp:effectExtent l="0" t="0" r="0" b="0"/>
            <wp:docPr id="35" name="Picture 3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ảnh có li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231" cy="2003816"/>
                    </a:xfrm>
                    <a:prstGeom prst="rect">
                      <a:avLst/>
                    </a:prstGeom>
                    <a:noFill/>
                    <a:ln>
                      <a:noFill/>
                    </a:ln>
                  </pic:spPr>
                </pic:pic>
              </a:graphicData>
            </a:graphic>
          </wp:inline>
        </w:drawing>
      </w:r>
    </w:p>
    <w:p w:rsidR="001B4767" w:rsidRPr="001B4767" w:rsidRDefault="001B4767" w:rsidP="006120E5">
      <w:pPr>
        <w:pStyle w:val="Caption"/>
        <w:spacing w:line="240" w:lineRule="auto"/>
        <w:ind w:left="567" w:right="687"/>
        <w:jc w:val="center"/>
        <w:rPr>
          <w:b w:val="0"/>
          <w:i/>
          <w:color w:val="000000" w:themeColor="text1"/>
          <w:sz w:val="22"/>
          <w:szCs w:val="22"/>
        </w:rPr>
      </w:pPr>
      <w:r w:rsidRPr="001B4767">
        <w:rPr>
          <w:i/>
          <w:color w:val="000000" w:themeColor="text1"/>
          <w:sz w:val="22"/>
          <w:szCs w:val="22"/>
        </w:rPr>
        <w:t xml:space="preserve">Figure </w:t>
      </w:r>
      <w:r w:rsidRPr="001B4767">
        <w:rPr>
          <w:i/>
          <w:color w:val="000000" w:themeColor="text1"/>
          <w:sz w:val="22"/>
          <w:szCs w:val="22"/>
        </w:rPr>
        <w:fldChar w:fldCharType="begin"/>
      </w:r>
      <w:r w:rsidRPr="001B4767">
        <w:rPr>
          <w:i/>
          <w:color w:val="000000" w:themeColor="text1"/>
          <w:sz w:val="22"/>
          <w:szCs w:val="22"/>
        </w:rPr>
        <w:instrText xml:space="preserve"> SEQ Figure \* ARABIC </w:instrText>
      </w:r>
      <w:r w:rsidRPr="001B4767">
        <w:rPr>
          <w:i/>
          <w:color w:val="000000" w:themeColor="text1"/>
          <w:sz w:val="22"/>
          <w:szCs w:val="22"/>
        </w:rPr>
        <w:fldChar w:fldCharType="separate"/>
      </w:r>
      <w:r w:rsidR="00FB760D">
        <w:rPr>
          <w:i/>
          <w:noProof/>
          <w:color w:val="000000" w:themeColor="text1"/>
          <w:sz w:val="22"/>
          <w:szCs w:val="22"/>
        </w:rPr>
        <w:t>1</w:t>
      </w:r>
      <w:r w:rsidRPr="001B4767">
        <w:rPr>
          <w:i/>
          <w:color w:val="000000" w:themeColor="text1"/>
          <w:sz w:val="22"/>
          <w:szCs w:val="22"/>
        </w:rPr>
        <w:fldChar w:fldCharType="end"/>
      </w:r>
      <w:r w:rsidRPr="001B4767">
        <w:rPr>
          <w:i/>
          <w:color w:val="000000" w:themeColor="text1"/>
          <w:sz w:val="22"/>
          <w:szCs w:val="22"/>
        </w:rPr>
        <w:t xml:space="preserve">: </w:t>
      </w:r>
      <w:r w:rsidRPr="006120E5">
        <w:rPr>
          <w:b w:val="0"/>
          <w:i/>
          <w:color w:val="000000" w:themeColor="text1"/>
          <w:sz w:val="22"/>
          <w:szCs w:val="22"/>
        </w:rPr>
        <w:t>The most common cause of cardiovascular disease</w:t>
      </w:r>
      <w:r>
        <w:rPr>
          <w:i/>
          <w:color w:val="000000" w:themeColor="text1"/>
          <w:sz w:val="22"/>
          <w:szCs w:val="22"/>
        </w:rPr>
        <w:t xml:space="preserve"> </w:t>
      </w:r>
      <w:r>
        <w:rPr>
          <w:b w:val="0"/>
          <w:i/>
          <w:color w:val="000000" w:themeColor="text1"/>
          <w:sz w:val="22"/>
          <w:szCs w:val="22"/>
        </w:rPr>
        <w:t>is</w:t>
      </w:r>
      <w:r w:rsidRPr="001B4767">
        <w:rPr>
          <w:i/>
          <w:color w:val="000000" w:themeColor="text1"/>
          <w:sz w:val="22"/>
          <w:szCs w:val="22"/>
        </w:rPr>
        <w:t xml:space="preserve"> </w:t>
      </w:r>
      <w:r>
        <w:rPr>
          <w:b w:val="0"/>
          <w:i/>
          <w:color w:val="000000" w:themeColor="text1"/>
          <w:sz w:val="22"/>
          <w:szCs w:val="22"/>
        </w:rPr>
        <w:t xml:space="preserve"> the </w:t>
      </w:r>
      <w:r w:rsidRPr="001B4767">
        <w:rPr>
          <w:b w:val="0"/>
          <w:i/>
          <w:color w:val="000000" w:themeColor="text1"/>
          <w:sz w:val="22"/>
          <w:szCs w:val="22"/>
        </w:rPr>
        <w:t>formation of a lipid deposit</w:t>
      </w:r>
      <w:r>
        <w:rPr>
          <w:b w:val="0"/>
          <w:i/>
          <w:color w:val="000000" w:themeColor="text1"/>
          <w:sz w:val="22"/>
          <w:szCs w:val="22"/>
        </w:rPr>
        <w:t xml:space="preserve"> that</w:t>
      </w:r>
      <w:r w:rsidRPr="001B4767">
        <w:rPr>
          <w:b w:val="0"/>
          <w:i/>
          <w:color w:val="000000" w:themeColor="text1"/>
          <w:sz w:val="22"/>
          <w:szCs w:val="22"/>
        </w:rPr>
        <w:t xml:space="preserve"> obstructs </w:t>
      </w:r>
      <w:r w:rsidR="00A65446">
        <w:rPr>
          <w:b w:val="0"/>
          <w:i/>
          <w:color w:val="000000" w:themeColor="text1"/>
          <w:sz w:val="22"/>
          <w:szCs w:val="22"/>
        </w:rPr>
        <w:t xml:space="preserve">artery </w:t>
      </w:r>
      <w:r w:rsidRPr="001B4767">
        <w:rPr>
          <w:b w:val="0"/>
          <w:i/>
          <w:color w:val="000000" w:themeColor="text1"/>
          <w:sz w:val="22"/>
          <w:szCs w:val="22"/>
        </w:rPr>
        <w:t xml:space="preserve">blood flow, </w:t>
      </w:r>
      <w:r w:rsidR="00C01700">
        <w:rPr>
          <w:b w:val="0"/>
          <w:i/>
          <w:color w:val="000000" w:themeColor="text1"/>
          <w:sz w:val="22"/>
          <w:szCs w:val="22"/>
        </w:rPr>
        <w:t>causing an insufficiency</w:t>
      </w:r>
      <w:r>
        <w:rPr>
          <w:b w:val="0"/>
          <w:i/>
          <w:color w:val="000000" w:themeColor="text1"/>
          <w:sz w:val="22"/>
          <w:szCs w:val="22"/>
        </w:rPr>
        <w:t xml:space="preserve"> of blood</w:t>
      </w:r>
      <w:r w:rsidRPr="001B4767">
        <w:rPr>
          <w:b w:val="0"/>
          <w:i/>
          <w:color w:val="000000" w:themeColor="text1"/>
          <w:sz w:val="22"/>
          <w:szCs w:val="22"/>
        </w:rPr>
        <w:t xml:space="preserve"> su</w:t>
      </w:r>
      <w:r w:rsidR="00C01700">
        <w:rPr>
          <w:b w:val="0"/>
          <w:i/>
          <w:color w:val="000000" w:themeColor="text1"/>
          <w:sz w:val="22"/>
          <w:szCs w:val="22"/>
        </w:rPr>
        <w:t>p</w:t>
      </w:r>
      <w:r w:rsidRPr="001B4767">
        <w:rPr>
          <w:b w:val="0"/>
          <w:i/>
          <w:color w:val="000000" w:themeColor="text1"/>
          <w:sz w:val="22"/>
          <w:szCs w:val="22"/>
        </w:rPr>
        <w:t xml:space="preserve">ply to the myocardium that </w:t>
      </w:r>
      <w:r w:rsidR="006120E5">
        <w:rPr>
          <w:b w:val="0"/>
          <w:i/>
          <w:color w:val="000000" w:themeColor="text1"/>
          <w:sz w:val="22"/>
          <w:szCs w:val="22"/>
        </w:rPr>
        <w:t xml:space="preserve">eventually </w:t>
      </w:r>
      <w:r w:rsidRPr="001B4767">
        <w:rPr>
          <w:b w:val="0"/>
          <w:i/>
          <w:color w:val="000000" w:themeColor="text1"/>
          <w:sz w:val="22"/>
          <w:szCs w:val="22"/>
        </w:rPr>
        <w:t>lead</w:t>
      </w:r>
      <w:r>
        <w:rPr>
          <w:b w:val="0"/>
          <w:i/>
          <w:color w:val="000000" w:themeColor="text1"/>
          <w:sz w:val="22"/>
          <w:szCs w:val="22"/>
        </w:rPr>
        <w:t>s</w:t>
      </w:r>
      <w:r w:rsidRPr="001B4767">
        <w:rPr>
          <w:b w:val="0"/>
          <w:i/>
          <w:color w:val="000000" w:themeColor="text1"/>
          <w:sz w:val="22"/>
          <w:szCs w:val="22"/>
        </w:rPr>
        <w:t xml:space="preserve"> to cardiovascular </w:t>
      </w:r>
      <w:r>
        <w:rPr>
          <w:b w:val="0"/>
          <w:i/>
          <w:color w:val="000000" w:themeColor="text1"/>
          <w:sz w:val="22"/>
          <w:szCs w:val="22"/>
        </w:rPr>
        <w:t>damage.</w:t>
      </w:r>
    </w:p>
    <w:p w:rsidR="003E6EBA" w:rsidRDefault="001B4767" w:rsidP="00B05C11">
      <w:pPr>
        <w:jc w:val="both"/>
      </w:pPr>
      <w:r>
        <w:t>Acute Myocardial Infarction is the leading cause of death during patients’ hospitalization in the United State. It has been reported that each year in the America, 1.1 millions of people suffer from Myocardial Infarction and haft of them get an acute attack [4]. In Vietnam, the number of patient who suffered from AMI tends to increase drastically during the last 20 years (from 1980 to 2000): from 1980 to 1990 there was 108 patients, from 1991 to 1995 there was 92 patients and from 2000 to 2001 the number escalated quickly: more than 1.500 patients [4] and 17.4% (261 patients) died [4]. Most of these patients are elderly (&gt;65 years old) whose biological characteristics of coronary artery make them more susceptible to AMI.</w:t>
      </w:r>
      <w:bookmarkEnd w:id="1"/>
    </w:p>
    <w:p w:rsidR="000D6B19" w:rsidRPr="003E6EBA" w:rsidRDefault="00607BFF" w:rsidP="003E6EBA">
      <w:pPr>
        <w:pStyle w:val="ListParagraph"/>
        <w:numPr>
          <w:ilvl w:val="1"/>
          <w:numId w:val="11"/>
        </w:numPr>
        <w:ind w:left="709" w:hanging="709"/>
        <w:jc w:val="both"/>
        <w:rPr>
          <w:rStyle w:val="Heading3Char"/>
        </w:rPr>
      </w:pPr>
      <w:r>
        <w:rPr>
          <w:rStyle w:val="Heading3Char"/>
        </w:rPr>
        <w:lastRenderedPageBreak/>
        <w:t xml:space="preserve">CONVENTIONAL </w:t>
      </w:r>
      <w:r w:rsidR="003E6EBA" w:rsidRPr="003E6EBA">
        <w:rPr>
          <w:rStyle w:val="Heading3Char"/>
        </w:rPr>
        <w:t xml:space="preserve">DIAGNOSIS </w:t>
      </w:r>
      <w:r>
        <w:rPr>
          <w:rStyle w:val="Heading3Char"/>
        </w:rPr>
        <w:t>METHODS</w:t>
      </w:r>
    </w:p>
    <w:p w:rsidR="00F62C1D" w:rsidRDefault="00B05C11" w:rsidP="0064584E">
      <w:pPr>
        <w:jc w:val="both"/>
      </w:pPr>
      <w:r w:rsidRPr="00AF7DEB">
        <w:t>Treatments for Acute Myocardial Infarction</w:t>
      </w:r>
      <w:r>
        <w:t xml:space="preserve"> (AMI)</w:t>
      </w:r>
      <w:r w:rsidR="00C01700">
        <w:t>:</w:t>
      </w:r>
      <w:del w:id="2" w:author="User" w:date="2015-11-30T20:18:00Z">
        <w:r w:rsidRPr="00AF7DEB" w:rsidDel="00A153F2">
          <w:delText>:</w:delText>
        </w:r>
      </w:del>
      <w:r w:rsidRPr="00AF7DEB">
        <w:t xml:space="preserve"> Stenting and Coronary Bypass Graft for example, are extremely time – consuming and expensive</w:t>
      </w:r>
      <w:ins w:id="3" w:author="User" w:date="2015-12-01T01:47:00Z">
        <w:r>
          <w:t xml:space="preserve"> [</w:t>
        </w:r>
        <w:r>
          <w:rPr>
            <w:i/>
          </w:rPr>
          <w:t>6</w:t>
        </w:r>
        <w:r>
          <w:t>]</w:t>
        </w:r>
      </w:ins>
      <w:r w:rsidRPr="00AF7DEB">
        <w:t xml:space="preserve">. Therefore, the current diagnosis techniques focus on early detection of AMI before tissue death occurs. </w:t>
      </w:r>
      <w:r w:rsidR="00C01700">
        <w:t>Many</w:t>
      </w:r>
      <w:r w:rsidRPr="00AF7DEB">
        <w:t xml:space="preserve"> powerful medical </w:t>
      </w:r>
      <w:r>
        <w:t>diagnosis</w:t>
      </w:r>
      <w:r w:rsidR="00C01700">
        <w:t xml:space="preserve"> techniques</w:t>
      </w:r>
      <w:ins w:id="4" w:author="User" w:date="2015-11-30T20:18:00Z">
        <w:r>
          <w:t>,</w:t>
        </w:r>
      </w:ins>
      <w:r>
        <w:t xml:space="preserve"> includ</w:t>
      </w:r>
      <w:ins w:id="5" w:author="User" w:date="2015-11-30T20:18:00Z">
        <w:r>
          <w:t>ing</w:t>
        </w:r>
      </w:ins>
      <w:del w:id="6" w:author="User" w:date="2015-11-30T20:18:00Z">
        <w:r w:rsidDel="00A153F2">
          <w:delText>e:</w:delText>
        </w:r>
      </w:del>
      <w:r>
        <w:t xml:space="preserve"> Cardiac MRI</w:t>
      </w:r>
      <w:ins w:id="7" w:author="User" w:date="2015-12-01T01:49:00Z">
        <w:r>
          <w:t xml:space="preserve"> [</w:t>
        </w:r>
        <w:r>
          <w:rPr>
            <w:i/>
          </w:rPr>
          <w:t>4</w:t>
        </w:r>
        <w:r>
          <w:t>]</w:t>
        </w:r>
      </w:ins>
      <w:r w:rsidRPr="00AF7DEB">
        <w:t>, CT Angiography</w:t>
      </w:r>
      <w:ins w:id="8" w:author="User" w:date="2015-12-01T01:48:00Z">
        <w:r>
          <w:t xml:space="preserve"> [</w:t>
        </w:r>
        <w:r>
          <w:rPr>
            <w:i/>
          </w:rPr>
          <w:t>5</w:t>
        </w:r>
        <w:r>
          <w:t>]</w:t>
        </w:r>
      </w:ins>
      <w:r w:rsidRPr="00AF7DEB">
        <w:t xml:space="preserve"> and Echocardiography</w:t>
      </w:r>
      <w:ins w:id="9" w:author="User" w:date="2015-12-01T01:48:00Z">
        <w:r>
          <w:t xml:space="preserve"> [</w:t>
        </w:r>
        <w:r w:rsidRPr="008A694D">
          <w:rPr>
            <w:i/>
          </w:rPr>
          <w:t>1</w:t>
        </w:r>
        <w:r>
          <w:t>]</w:t>
        </w:r>
      </w:ins>
      <w:ins w:id="10" w:author="User" w:date="2015-11-30T20:18:00Z">
        <w:r>
          <w:t>,</w:t>
        </w:r>
      </w:ins>
      <w:ins w:id="11" w:author="Tim" w:date="2015-11-24T09:57:00Z">
        <w:r>
          <w:t xml:space="preserve"> have been used </w:t>
        </w:r>
      </w:ins>
      <w:r>
        <w:t xml:space="preserve">tremendously </w:t>
      </w:r>
      <w:ins w:id="12" w:author="Tim" w:date="2015-11-24T09:57:00Z">
        <w:r>
          <w:t>for the diagnosis of AMI</w:t>
        </w:r>
      </w:ins>
      <w:r w:rsidRPr="00AF7DEB">
        <w:t xml:space="preserve">. These </w:t>
      </w:r>
      <w:r w:rsidR="00C01700">
        <w:t xml:space="preserve">diagnosis </w:t>
      </w:r>
      <w:r w:rsidRPr="00AF7DEB">
        <w:t xml:space="preserve">techniques </w:t>
      </w:r>
      <w:r w:rsidR="00C01700">
        <w:t>have been known to be extremely accurate</w:t>
      </w:r>
      <w:r w:rsidR="00D62D2A">
        <w:t xml:space="preserve"> in addition to</w:t>
      </w:r>
      <w:r w:rsidRPr="00AF7DEB">
        <w:t xml:space="preserve"> </w:t>
      </w:r>
      <w:r w:rsidR="00D65526">
        <w:t xml:space="preserve">providing </w:t>
      </w:r>
      <w:r>
        <w:t>high resolution medical ima</w:t>
      </w:r>
      <w:r w:rsidR="002F3B61">
        <w:t xml:space="preserve">ges </w:t>
      </w:r>
      <w:r w:rsidR="00D65526">
        <w:t>about the</w:t>
      </w:r>
      <w:r w:rsidRPr="00AF7DEB">
        <w:t xml:space="preserve"> </w:t>
      </w:r>
      <w:r w:rsidR="00922AD8">
        <w:t xml:space="preserve">inner </w:t>
      </w:r>
      <w:r w:rsidRPr="00AF7DEB">
        <w:t>structure and function</w:t>
      </w:r>
      <w:r w:rsidR="00D65526">
        <w:t xml:space="preserve"> of the myocardium</w:t>
      </w:r>
      <w:r w:rsidR="001775B4">
        <w:t>.</w:t>
      </w:r>
    </w:p>
    <w:p w:rsidR="00F94DE2" w:rsidRPr="00607BFF" w:rsidRDefault="00D65526" w:rsidP="006157C0">
      <w:pPr>
        <w:pStyle w:val="ListParagraph"/>
        <w:numPr>
          <w:ilvl w:val="2"/>
          <w:numId w:val="11"/>
        </w:numPr>
        <w:ind w:left="720"/>
        <w:jc w:val="both"/>
        <w:rPr>
          <w:rFonts w:asciiTheme="majorHAnsi" w:hAnsiTheme="majorHAnsi"/>
          <w:b/>
          <w:sz w:val="26"/>
          <w:szCs w:val="26"/>
        </w:rPr>
      </w:pPr>
      <w:r w:rsidRPr="00607BFF">
        <w:rPr>
          <w:rFonts w:asciiTheme="majorHAnsi" w:hAnsiTheme="majorHAnsi"/>
          <w:b/>
          <w:sz w:val="26"/>
          <w:szCs w:val="26"/>
        </w:rPr>
        <w:t>CARDIAC MRI</w:t>
      </w:r>
    </w:p>
    <w:p w:rsidR="00F94DE2" w:rsidRPr="00F94DE2" w:rsidRDefault="00A6072D" w:rsidP="00F94DE2">
      <w:pPr>
        <w:jc w:val="both"/>
        <w:rPr>
          <w:rFonts w:asciiTheme="majorHAnsi" w:hAnsiTheme="majorHAnsi"/>
          <w:b/>
          <w:sz w:val="26"/>
          <w:szCs w:val="26"/>
        </w:rPr>
      </w:pPr>
      <w:r>
        <w:t>C</w:t>
      </w:r>
      <w:r w:rsidR="00D62D2A">
        <w:t>ardiac MRI u</w:t>
      </w:r>
      <w:r w:rsidR="00D65526" w:rsidRPr="00D65526">
        <w:t xml:space="preserve">tilizes Magnetic Resonant </w:t>
      </w:r>
      <w:r w:rsidR="00D65526">
        <w:t>characteristics of the Hydrogen atom within t</w:t>
      </w:r>
      <w:r w:rsidR="00D62D2A">
        <w:t>he myocardium to create images. Generally</w:t>
      </w:r>
      <w:r w:rsidR="00D65526">
        <w:t>, hydrogen atom</w:t>
      </w:r>
      <w:r w:rsidR="00D62D2A">
        <w:t xml:space="preserve"> naturally exhibits a chao</w:t>
      </w:r>
      <w:r w:rsidR="00D65526">
        <w:t xml:space="preserve">tic orbiting behavior when it fluctuates and rotates in various direction around its </w:t>
      </w:r>
      <w:r w:rsidR="00D62D2A">
        <w:t xml:space="preserve">imaginary </w:t>
      </w:r>
      <w:r w:rsidR="00D65526">
        <w:t>central axis. When being subjected under strong magnetic field, these hydrogen atom</w:t>
      </w:r>
      <w:r>
        <w:t>s are</w:t>
      </w:r>
      <w:r w:rsidR="00D65526">
        <w:t xml:space="preserve"> lined up in a direction</w:t>
      </w:r>
      <w:r>
        <w:t xml:space="preserve"> that is</w:t>
      </w:r>
      <w:r w:rsidR="00D65526">
        <w:t xml:space="preserve"> </w:t>
      </w:r>
      <w:r w:rsidR="00D62D2A">
        <w:t xml:space="preserve">either </w:t>
      </w:r>
      <w:r w:rsidR="00D65526">
        <w:t>parallel</w:t>
      </w:r>
      <w:r w:rsidR="00D62D2A">
        <w:t xml:space="preserve"> or anti – parallel </w:t>
      </w:r>
      <w:r w:rsidR="00D65526">
        <w:t>to the direction of the applied magnetic field.</w:t>
      </w:r>
      <w:r w:rsidR="00D62D2A">
        <w:t xml:space="preserve"> W</w:t>
      </w:r>
      <w:r w:rsidR="00D65526">
        <w:t>hen the magnetic field is suddenly stop</w:t>
      </w:r>
      <w:r w:rsidR="00D62D2A">
        <w:t>p</w:t>
      </w:r>
      <w:r w:rsidR="00D65526">
        <w:t>ed, these atoms instantaneously pound back to their normal state, emi</w:t>
      </w:r>
      <w:r w:rsidR="00D62D2A">
        <w:t>t</w:t>
      </w:r>
      <w:r w:rsidR="00D65526">
        <w:t>ting magnetic wave</w:t>
      </w:r>
      <w:r w:rsidR="00D62D2A">
        <w:t xml:space="preserve"> during the process</w:t>
      </w:r>
      <w:r w:rsidR="00D65526">
        <w:t xml:space="preserve"> that is eventually collected by a detector to form the image. </w:t>
      </w:r>
      <w:r w:rsidR="00BC15D4">
        <w:t>Since</w:t>
      </w:r>
      <w:r w:rsidR="00D65526">
        <w:t xml:space="preserve"> hy</w:t>
      </w:r>
      <w:r w:rsidR="00D62D2A">
        <w:t>d</w:t>
      </w:r>
      <w:r w:rsidR="006120E5">
        <w:t>rogen atom is the primary component of</w:t>
      </w:r>
      <w:r w:rsidR="00D65526">
        <w:t xml:space="preserve"> soft tissues</w:t>
      </w:r>
      <w:r w:rsidR="00F94DE2">
        <w:t xml:space="preserve"> such as the </w:t>
      </w:r>
      <w:r>
        <w:t>heart</w:t>
      </w:r>
      <w:r w:rsidR="00D65526">
        <w:t>,</w:t>
      </w:r>
      <w:r>
        <w:t xml:space="preserve"> Cardiac </w:t>
      </w:r>
      <w:r w:rsidR="00BC15D4">
        <w:t>MRI has been</w:t>
      </w:r>
      <w:r w:rsidR="00D65526">
        <w:t xml:space="preserve"> </w:t>
      </w:r>
      <w:r w:rsidR="006120E5">
        <w:t>vastly</w:t>
      </w:r>
      <w:r w:rsidR="00D65526">
        <w:t xml:space="preserve"> </w:t>
      </w:r>
      <w:r w:rsidR="006120E5">
        <w:t>used as</w:t>
      </w:r>
      <w:r w:rsidR="00D65526">
        <w:t xml:space="preserve"> </w:t>
      </w:r>
      <w:r w:rsidR="006120E5">
        <w:t>diagnosis</w:t>
      </w:r>
      <w:r w:rsidR="00D62D2A">
        <w:t xml:space="preserve"> technique</w:t>
      </w:r>
      <w:r w:rsidR="006120E5">
        <w:t xml:space="preserve"> for </w:t>
      </w:r>
      <w:r w:rsidR="00D65526">
        <w:t>cardiovascular</w:t>
      </w:r>
      <w:r w:rsidR="006120E5">
        <w:t xml:space="preserve"> disease</w:t>
      </w:r>
      <w:r w:rsidR="00D65526">
        <w:t xml:space="preserve"> </w:t>
      </w:r>
      <w:r w:rsidR="006120E5">
        <w:t>in the recent years</w:t>
      </w:r>
      <w:r w:rsidR="00D65526">
        <w:t>.</w:t>
      </w:r>
    </w:p>
    <w:p w:rsidR="006120E5" w:rsidRDefault="00970B63" w:rsidP="006120E5">
      <w:pPr>
        <w:keepNext/>
        <w:jc w:val="center"/>
        <w:rPr>
          <w:noProof/>
          <w:lang w:eastAsia="en-US"/>
        </w:rPr>
      </w:pPr>
      <w:r>
        <w:rPr>
          <w:noProof/>
          <w:lang w:eastAsia="en-US"/>
        </w:rPr>
        <w:drawing>
          <wp:inline distT="0" distB="0" distL="0" distR="0" wp14:anchorId="78D5AB39" wp14:editId="38169A06">
            <wp:extent cx="1537090" cy="15667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7686" cy="1628517"/>
                    </a:xfrm>
                    <a:prstGeom prst="rect">
                      <a:avLst/>
                    </a:prstGeom>
                  </pic:spPr>
                </pic:pic>
              </a:graphicData>
            </a:graphic>
          </wp:inline>
        </w:drawing>
      </w:r>
    </w:p>
    <w:p w:rsidR="006120E5" w:rsidRPr="00F94DE2" w:rsidRDefault="006120E5" w:rsidP="008B75CF">
      <w:pPr>
        <w:pStyle w:val="Caption"/>
        <w:ind w:left="360" w:right="399"/>
        <w:jc w:val="center"/>
        <w:rPr>
          <w:b w:val="0"/>
          <w:i/>
          <w:color w:val="000000" w:themeColor="text1"/>
          <w:sz w:val="22"/>
          <w:szCs w:val="22"/>
        </w:rPr>
      </w:pPr>
      <w:r w:rsidRPr="001D3B5A">
        <w:rPr>
          <w:i/>
          <w:color w:val="000000" w:themeColor="text1"/>
          <w:sz w:val="22"/>
          <w:szCs w:val="22"/>
        </w:rPr>
        <w:t>Figure</w:t>
      </w:r>
      <w:r>
        <w:rPr>
          <w:i/>
          <w:color w:val="000000" w:themeColor="text1"/>
          <w:sz w:val="22"/>
          <w:szCs w:val="22"/>
        </w:rPr>
        <w:t xml:space="preserve"> 2</w:t>
      </w:r>
      <w:r w:rsidRPr="001D3B5A">
        <w:rPr>
          <w:b w:val="0"/>
          <w:i/>
          <w:color w:val="000000" w:themeColor="text1"/>
          <w:sz w:val="22"/>
          <w:szCs w:val="22"/>
        </w:rPr>
        <w:t xml:space="preserve">: </w:t>
      </w:r>
      <w:r w:rsidR="00D62D2A">
        <w:rPr>
          <w:b w:val="0"/>
          <w:i/>
          <w:color w:val="000000" w:themeColor="text1"/>
          <w:sz w:val="22"/>
          <w:szCs w:val="22"/>
        </w:rPr>
        <w:t>each hydrogen atom exhibits a rotation around itself while revolving around an imaginary axis that is either parallel or anti – parallel to the direction of the applied magnetic field.</w:t>
      </w:r>
    </w:p>
    <w:p w:rsidR="006120E5" w:rsidRDefault="00D62D2A" w:rsidP="00F94DE2">
      <w:pPr>
        <w:keepNext/>
        <w:jc w:val="both"/>
        <w:rPr>
          <w:noProof/>
          <w:lang w:eastAsia="en-US"/>
        </w:rPr>
      </w:pPr>
      <w:r>
        <w:rPr>
          <w:noProof/>
          <w:lang w:eastAsia="en-US"/>
        </w:rPr>
        <w:lastRenderedPageBreak/>
        <w:t xml:space="preserve">             </w:t>
      </w:r>
    </w:p>
    <w:p w:rsidR="00A6072D" w:rsidRDefault="00F94DE2" w:rsidP="006120E5">
      <w:pPr>
        <w:keepNext/>
        <w:jc w:val="center"/>
      </w:pPr>
      <w:r w:rsidRPr="00A6072D">
        <w:rPr>
          <w:noProof/>
          <w:lang w:eastAsia="en-US"/>
        </w:rPr>
        <w:drawing>
          <wp:inline distT="0" distB="0" distL="0" distR="0" wp14:anchorId="34257AC0" wp14:editId="1CE2D86A">
            <wp:extent cx="2920701" cy="2191109"/>
            <wp:effectExtent l="0" t="0" r="0" b="0"/>
            <wp:docPr id="2052" name="Picture 4" descr="http://www.vhlab.umn.edu/atlas/cardiac-mri/4-chamber/graphics/star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vhlab.umn.edu/atlas/cardiac-mri/4-chamber/graphics/start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0557" cy="2198503"/>
                    </a:xfrm>
                    <a:prstGeom prst="rect">
                      <a:avLst/>
                    </a:prstGeom>
                    <a:noFill/>
                    <a:ln>
                      <a:noFill/>
                    </a:ln>
                    <a:extLst/>
                  </pic:spPr>
                </pic:pic>
              </a:graphicData>
            </a:graphic>
          </wp:inline>
        </w:drawing>
      </w:r>
    </w:p>
    <w:p w:rsidR="00A6072D" w:rsidRPr="00F94DE2" w:rsidRDefault="00F94DE2" w:rsidP="00D62D2A">
      <w:pPr>
        <w:pStyle w:val="Caption"/>
        <w:ind w:left="720" w:right="759"/>
        <w:jc w:val="center"/>
        <w:rPr>
          <w:b w:val="0"/>
          <w:i/>
          <w:color w:val="000000" w:themeColor="text1"/>
          <w:sz w:val="22"/>
          <w:szCs w:val="22"/>
        </w:rPr>
      </w:pPr>
      <w:r w:rsidRPr="001D3B5A">
        <w:rPr>
          <w:i/>
          <w:color w:val="000000" w:themeColor="text1"/>
          <w:sz w:val="22"/>
          <w:szCs w:val="22"/>
        </w:rPr>
        <w:t>Figure</w:t>
      </w:r>
      <w:r w:rsidR="00970B63">
        <w:rPr>
          <w:i/>
          <w:color w:val="000000" w:themeColor="text1"/>
          <w:sz w:val="22"/>
          <w:szCs w:val="22"/>
        </w:rPr>
        <w:t xml:space="preserve"> 3</w:t>
      </w:r>
      <w:r w:rsidRPr="001D3B5A">
        <w:rPr>
          <w:b w:val="0"/>
          <w:i/>
          <w:color w:val="000000" w:themeColor="text1"/>
          <w:sz w:val="22"/>
          <w:szCs w:val="22"/>
        </w:rPr>
        <w:t xml:space="preserve">: </w:t>
      </w:r>
      <w:r w:rsidR="00D62D2A">
        <w:rPr>
          <w:b w:val="0"/>
          <w:i/>
          <w:color w:val="000000" w:themeColor="text1"/>
          <w:sz w:val="22"/>
          <w:szCs w:val="22"/>
        </w:rPr>
        <w:t>after the atoms pound back to their normal state, the emitted magnetic radiation is captured to form the image. MRI image comes with extremely high resolution.</w:t>
      </w:r>
    </w:p>
    <w:p w:rsidR="00D65526" w:rsidRDefault="00D65526" w:rsidP="00D65526">
      <w:pPr>
        <w:jc w:val="both"/>
      </w:pPr>
      <w:r>
        <w:t>The images captured from these devices come with extremely high resolution</w:t>
      </w:r>
      <w:r w:rsidR="006157C0">
        <w:t>. Cardiac MRI can clearly demonstrate</w:t>
      </w:r>
      <w:r w:rsidR="00A6072D">
        <w:t xml:space="preserve"> the underlying structure of the</w:t>
      </w:r>
      <w:r w:rsidR="003159BB">
        <w:t xml:space="preserve"> heart</w:t>
      </w:r>
      <w:r w:rsidR="006157C0">
        <w:t xml:space="preserve"> as shown in </w:t>
      </w:r>
      <w:r w:rsidR="006157C0" w:rsidRPr="006157C0">
        <w:rPr>
          <w:i/>
        </w:rPr>
        <w:t>figure 3</w:t>
      </w:r>
      <w:r w:rsidR="003159BB">
        <w:t xml:space="preserve">. Therefore, the Cardiac MRI images are </w:t>
      </w:r>
      <w:r w:rsidR="006157C0">
        <w:t xml:space="preserve">normally </w:t>
      </w:r>
      <w:r w:rsidR="003159BB">
        <w:t xml:space="preserve">used for </w:t>
      </w:r>
      <w:r w:rsidR="00A6072D">
        <w:t>detection of</w:t>
      </w:r>
      <w:r w:rsidR="006157C0">
        <w:t xml:space="preserve"> the</w:t>
      </w:r>
      <w:r w:rsidR="00A6072D">
        <w:t xml:space="preserve"> d</w:t>
      </w:r>
      <w:r w:rsidR="006120E5">
        <w:t>amaged area. I</w:t>
      </w:r>
      <w:r w:rsidR="00F653F8">
        <w:t>t</w:t>
      </w:r>
      <w:r w:rsidR="00A6072D">
        <w:t xml:space="preserve"> is</w:t>
      </w:r>
      <w:r w:rsidR="006120E5">
        <w:t xml:space="preserve"> in fact</w:t>
      </w:r>
      <w:r w:rsidR="00A6072D">
        <w:t xml:space="preserve"> the most</w:t>
      </w:r>
      <w:r w:rsidR="006120E5">
        <w:t xml:space="preserve"> advanced diagnosis technique for</w:t>
      </w:r>
      <w:r w:rsidR="00A6072D">
        <w:t xml:space="preserve"> Cardiovascular Disease</w:t>
      </w:r>
      <w:r w:rsidR="006157C0">
        <w:t xml:space="preserve"> nowadays</w:t>
      </w:r>
      <w:r w:rsidR="006120E5">
        <w:t>. Cardiac MRI</w:t>
      </w:r>
      <w:r w:rsidR="00A6072D">
        <w:t xml:space="preserve"> </w:t>
      </w:r>
      <w:r w:rsidR="00F653F8">
        <w:t>does</w:t>
      </w:r>
      <w:r w:rsidR="006120E5">
        <w:t>, however,</w:t>
      </w:r>
      <w:r w:rsidR="00F653F8">
        <w:t xml:space="preserve"> suffer from many</w:t>
      </w:r>
      <w:r w:rsidR="006120E5">
        <w:t xml:space="preserve"> major drawbacks. It</w:t>
      </w:r>
      <w:r w:rsidR="00A6072D">
        <w:t xml:space="preserve"> is</w:t>
      </w:r>
      <w:r w:rsidR="006120E5">
        <w:t xml:space="preserve"> one of the most</w:t>
      </w:r>
      <w:r w:rsidR="00A6072D">
        <w:t xml:space="preserve"> extremely expensive</w:t>
      </w:r>
      <w:r w:rsidR="006120E5">
        <w:t xml:space="preserve"> diagnosis techniques</w:t>
      </w:r>
      <w:r w:rsidR="00A6072D">
        <w:t xml:space="preserve"> and it</w:t>
      </w:r>
      <w:r w:rsidR="006120E5">
        <w:t xml:space="preserve"> also requires physician</w:t>
      </w:r>
      <w:r w:rsidR="00A6072D">
        <w:t xml:space="preserve"> with immense clinical practice to perform the test. </w:t>
      </w:r>
      <w:r w:rsidR="00F653F8">
        <w:t>Clinical preparation is also</w:t>
      </w:r>
      <w:r w:rsidR="006157C0">
        <w:t xml:space="preserve"> very</w:t>
      </w:r>
      <w:r w:rsidR="00F653F8">
        <w:t xml:space="preserve"> time -</w:t>
      </w:r>
      <w:r w:rsidR="006157C0">
        <w:t xml:space="preserve"> consu</w:t>
      </w:r>
      <w:r w:rsidR="00A6072D">
        <w:t>ming and the device is not always available in many hospitals.</w:t>
      </w:r>
    </w:p>
    <w:p w:rsidR="006157C0" w:rsidRDefault="006157C0" w:rsidP="006157C0">
      <w:pPr>
        <w:pStyle w:val="Heading3"/>
        <w:numPr>
          <w:ilvl w:val="2"/>
          <w:numId w:val="11"/>
        </w:numPr>
        <w:ind w:left="720"/>
        <w:rPr>
          <w:sz w:val="26"/>
          <w:szCs w:val="26"/>
        </w:rPr>
      </w:pPr>
      <w:r w:rsidRPr="006157C0">
        <w:rPr>
          <w:sz w:val="26"/>
          <w:szCs w:val="26"/>
        </w:rPr>
        <w:t xml:space="preserve">CT </w:t>
      </w:r>
      <w:r>
        <w:rPr>
          <w:sz w:val="26"/>
          <w:szCs w:val="26"/>
        </w:rPr>
        <w:t>ANGIOGRAPHY</w:t>
      </w:r>
    </w:p>
    <w:p w:rsidR="006157C0" w:rsidRDefault="006157C0" w:rsidP="006E3355">
      <w:pPr>
        <w:jc w:val="both"/>
      </w:pPr>
      <w:r>
        <w:t>CT Angiography utilizes X-rays absorption properties of the artery tissues to illuminate coronary pathway. When performing the test, a contrast agent</w:t>
      </w:r>
      <w:r w:rsidR="00647C52">
        <w:t xml:space="preserve"> dedicated to improve image quality</w:t>
      </w:r>
      <w:r>
        <w:t xml:space="preserve"> is injected to the vein</w:t>
      </w:r>
      <w:r w:rsidR="00647C52">
        <w:t xml:space="preserve">. Then, blood flow carries these particles back to the heart coronary system, where they absorb X-rays beam generated by the instrument. The intensity of the beams transmitted through the artery is captured by a detector and the image of the coronary path way is formed. CT angiography is a strong diagnosis technique when it comes to the detection of obstructed coronary artery as shown in </w:t>
      </w:r>
      <w:r w:rsidR="00647C52" w:rsidRPr="00647C52">
        <w:rPr>
          <w:i/>
        </w:rPr>
        <w:t>figure 4</w:t>
      </w:r>
      <w:r w:rsidR="00647C52">
        <w:t>.</w:t>
      </w:r>
    </w:p>
    <w:p w:rsidR="00647C52" w:rsidRDefault="00647C52" w:rsidP="00647C52">
      <w:pPr>
        <w:keepNext/>
        <w:jc w:val="center"/>
      </w:pPr>
      <w:r>
        <w:rPr>
          <w:noProof/>
          <w:shd w:val="clear" w:color="auto" w:fill="auto"/>
          <w:lang w:eastAsia="en-US"/>
        </w:rPr>
        <w:lastRenderedPageBreak/>
        <w:drawing>
          <wp:inline distT="0" distB="0" distL="0" distR="0" wp14:anchorId="2BB67A71" wp14:editId="12840C48">
            <wp:extent cx="2232706" cy="2232707"/>
            <wp:effectExtent l="0" t="0" r="0" b="0"/>
            <wp:doc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304" cy="223930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r>
        <w:rPr>
          <w:noProof/>
          <w:shd w:val="clear" w:color="auto" w:fill="auto"/>
          <w:lang w:eastAsia="en-US"/>
        </w:rPr>
        <w:drawing>
          <wp:inline distT="0" distB="0" distL="0" distR="0" wp14:anchorId="6ED7E7B7" wp14:editId="6BE15535">
            <wp:extent cx="2429050" cy="2234726"/>
            <wp:effectExtent l="0" t="0" r="9525" b="0"/>
            <wp:docPr id="3076" name="Picture 4" descr="http://www.mayfieldclinic.com/Images/PE-ICstenosi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www.mayfieldclinic.com/Images/PE-ICstenosisFi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239" cy="2250540"/>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157C0" w:rsidRDefault="00647C52" w:rsidP="00647C52">
      <w:pPr>
        <w:jc w:val="center"/>
        <w:rPr>
          <w:i/>
          <w:sz w:val="22"/>
          <w:szCs w:val="22"/>
        </w:rPr>
      </w:pPr>
      <w:r w:rsidRPr="00647C52">
        <w:rPr>
          <w:b/>
          <w:i/>
          <w:sz w:val="22"/>
          <w:szCs w:val="22"/>
        </w:rPr>
        <w:t>Figure 4</w:t>
      </w:r>
      <w:r w:rsidRPr="00647C52">
        <w:rPr>
          <w:i/>
          <w:sz w:val="22"/>
          <w:szCs w:val="22"/>
        </w:rPr>
        <w:t>: coronary obstruction detected by CT angiography</w:t>
      </w:r>
    </w:p>
    <w:p w:rsidR="006E3355" w:rsidRDefault="006E3355" w:rsidP="004F1891">
      <w:pPr>
        <w:jc w:val="both"/>
      </w:pPr>
      <w:r>
        <w:t>CT angiography</w:t>
      </w:r>
      <w:r w:rsidR="004F1891">
        <w:t>, however,</w:t>
      </w:r>
      <w:r>
        <w:t xml:space="preserve"> also suffers from many disadvantages. First,</w:t>
      </w:r>
      <w:r w:rsidR="004F1891">
        <w:t xml:space="preserve"> this diagnosis is only performed when CD is highly suspected because the subject is at risk of radiation exposure. The injected contrast agent also causes allergy in many patients and the test also comes with high cost.</w:t>
      </w:r>
    </w:p>
    <w:p w:rsidR="004F1891" w:rsidRPr="004F1891" w:rsidRDefault="004F1891" w:rsidP="004F1891">
      <w:pPr>
        <w:pStyle w:val="Heading3"/>
        <w:rPr>
          <w:sz w:val="26"/>
          <w:szCs w:val="26"/>
        </w:rPr>
      </w:pPr>
      <w:r w:rsidRPr="004F1891">
        <w:rPr>
          <w:sz w:val="26"/>
          <w:szCs w:val="26"/>
        </w:rPr>
        <w:t>ECHOCARDIOGRAPHY</w:t>
      </w:r>
    </w:p>
    <w:p w:rsidR="004F1891" w:rsidRDefault="004F1891" w:rsidP="00727DDD">
      <w:pPr>
        <w:jc w:val="both"/>
      </w:pPr>
      <w:r>
        <w:t>Echocardiography is the technique that utilizes ultrasonic waves to visualize the surface area and inner structure of the heart. When performing the diagnosis, an ultrasonic probe is directed through the mount down into the throat to reach the region near the heart. Then, ultrasonic beam is generated. The sound waves travel to the myocardium, some got transmitted and some got reflected. The reflected wound wav</w:t>
      </w:r>
      <w:r w:rsidR="00727DDD">
        <w:t>e is then collected by the prob</w:t>
      </w:r>
      <w:r>
        <w:t xml:space="preserve">e and through piezo electricity technique, ultrasonic wave is converted into electrical current for diagnosis and imaging. The image captured could visualize the inner structure </w:t>
      </w:r>
      <w:r w:rsidR="00727DDD">
        <w:t>and also capable of dem</w:t>
      </w:r>
      <w:r>
        <w:t xml:space="preserve">onstrating </w:t>
      </w:r>
      <w:r w:rsidR="00727DDD">
        <w:t>the pumping ability</w:t>
      </w:r>
      <w:r w:rsidR="00727DDD" w:rsidRPr="00727DDD">
        <w:t xml:space="preserve"> </w:t>
      </w:r>
      <w:r w:rsidR="00727DDD">
        <w:t>of the heart. Echocardiography is majorly used to inspected the damaged areas by looking at the region that fails to contract during each heartbeat.</w:t>
      </w:r>
    </w:p>
    <w:p w:rsidR="00727DDD" w:rsidRDefault="00727DDD" w:rsidP="00727DDD">
      <w:pPr>
        <w:jc w:val="center"/>
        <w:rPr>
          <w:noProof/>
          <w:shd w:val="clear" w:color="auto" w:fill="auto"/>
          <w:lang w:eastAsia="ja-JP"/>
        </w:rPr>
      </w:pPr>
      <w:r>
        <w:rPr>
          <w:noProof/>
          <w:shd w:val="clear" w:color="auto" w:fill="auto"/>
          <w:lang w:eastAsia="en-US"/>
        </w:rPr>
        <w:lastRenderedPageBreak/>
        <w:drawing>
          <wp:inline distT="0" distB="0" distL="0" distR="0" wp14:anchorId="581AB28F" wp14:editId="1340F670">
            <wp:extent cx="2501978" cy="2649595"/>
            <wp:effectExtent l="0" t="0" r="0" b="0"/>
            <wp:docPr id="4100" name="Picture 4" descr="https://upload.wikimedia.org/wikipedia/commons/thumb/7/75/Transesophageal_echocardiography_diagram.svg/2000px-Transesophageal_echocardiography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upload.wikimedia.org/wikipedia/commons/thumb/7/75/Transesophageal_echocardiography_diagram.svg/2000px-Transesophageal_echocardiography_diagram.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257" cy="2658362"/>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727DDD" w:rsidRPr="00727DDD" w:rsidRDefault="00727DDD" w:rsidP="00727DDD">
      <w:pPr>
        <w:ind w:left="720" w:right="759"/>
        <w:jc w:val="center"/>
        <w:rPr>
          <w:i/>
          <w:noProof/>
          <w:sz w:val="22"/>
          <w:szCs w:val="22"/>
          <w:shd w:val="clear" w:color="auto" w:fill="auto"/>
          <w:lang w:eastAsia="ja-JP"/>
        </w:rPr>
      </w:pPr>
      <w:r w:rsidRPr="00727DDD">
        <w:rPr>
          <w:b/>
          <w:i/>
          <w:noProof/>
          <w:sz w:val="22"/>
          <w:szCs w:val="22"/>
          <w:shd w:val="clear" w:color="auto" w:fill="auto"/>
          <w:lang w:eastAsia="ja-JP"/>
        </w:rPr>
        <w:t>Figure 5</w:t>
      </w:r>
      <w:r w:rsidRPr="00727DDD">
        <w:rPr>
          <w:i/>
          <w:noProof/>
          <w:sz w:val="22"/>
          <w:szCs w:val="22"/>
          <w:shd w:val="clear" w:color="auto" w:fill="auto"/>
          <w:lang w:eastAsia="ja-JP"/>
        </w:rPr>
        <w:t>: the ultrasonic probe is directed from the throat to reach the region as close as possilble to the heart</w:t>
      </w:r>
    </w:p>
    <w:p w:rsidR="00727DDD" w:rsidRDefault="00727DDD" w:rsidP="00727DDD">
      <w:pPr>
        <w:jc w:val="center"/>
      </w:pPr>
      <w:r>
        <w:rPr>
          <w:noProof/>
          <w:shd w:val="clear" w:color="auto" w:fill="auto"/>
          <w:lang w:eastAsia="en-US"/>
        </w:rPr>
        <w:drawing>
          <wp:inline distT="0" distB="0" distL="0" distR="0" wp14:anchorId="1B721297" wp14:editId="023FF08B">
            <wp:extent cx="2238316" cy="2408292"/>
            <wp:effectExtent l="0" t="0" r="0" b="0"/>
            <wp:docPr id="4098" name="Picture 2" descr="http://www.homedialysis.org/images/life-at-home/ech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homedialysis.org/images/life-at-home/ech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265" cy="242222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77529" w:rsidRDefault="00727DDD" w:rsidP="00677529">
      <w:pPr>
        <w:ind w:left="720" w:right="759"/>
        <w:jc w:val="center"/>
        <w:rPr>
          <w:i/>
          <w:noProof/>
          <w:sz w:val="22"/>
          <w:szCs w:val="22"/>
          <w:shd w:val="clear" w:color="auto" w:fill="auto"/>
          <w:lang w:eastAsia="ja-JP"/>
        </w:rPr>
      </w:pPr>
      <w:r>
        <w:rPr>
          <w:b/>
          <w:i/>
          <w:noProof/>
          <w:sz w:val="22"/>
          <w:szCs w:val="22"/>
          <w:shd w:val="clear" w:color="auto" w:fill="auto"/>
          <w:lang w:eastAsia="ja-JP"/>
        </w:rPr>
        <w:t>Figure 6</w:t>
      </w:r>
      <w:r w:rsidRPr="00727DDD">
        <w:rPr>
          <w:i/>
          <w:noProof/>
          <w:sz w:val="22"/>
          <w:szCs w:val="22"/>
          <w:shd w:val="clear" w:color="auto" w:fill="auto"/>
          <w:lang w:eastAsia="ja-JP"/>
        </w:rPr>
        <w:t xml:space="preserve">: </w:t>
      </w:r>
      <w:r>
        <w:rPr>
          <w:i/>
          <w:noProof/>
          <w:sz w:val="22"/>
          <w:szCs w:val="22"/>
          <w:shd w:val="clear" w:color="auto" w:fill="auto"/>
          <w:lang w:eastAsia="ja-JP"/>
        </w:rPr>
        <w:t>image of the inner structure of the heart captured during each heartbeat</w:t>
      </w:r>
      <w:bookmarkStart w:id="13" w:name="_Toc421714437"/>
    </w:p>
    <w:p w:rsidR="00727DDD" w:rsidRPr="00677529" w:rsidRDefault="00727DDD" w:rsidP="00677529">
      <w:pPr>
        <w:ind w:right="759"/>
        <w:jc w:val="both"/>
        <w:rPr>
          <w:i/>
          <w:noProof/>
          <w:sz w:val="22"/>
          <w:szCs w:val="22"/>
          <w:shd w:val="clear" w:color="auto" w:fill="auto"/>
          <w:lang w:eastAsia="ja-JP"/>
        </w:rPr>
      </w:pPr>
      <w:r w:rsidRPr="00677529">
        <w:rPr>
          <w:rFonts w:cstheme="minorHAnsi"/>
        </w:rPr>
        <w:t>Among these techniques, echocardiography is the cheapest and simplest diagnosis technique of CD. Its main drawbacks are the discomfort during the test and the image resolution is not as high as the other two.</w:t>
      </w:r>
    </w:p>
    <w:p w:rsidR="006B2209" w:rsidRDefault="006B2209" w:rsidP="006B2209">
      <w:pPr>
        <w:pStyle w:val="Heading3"/>
        <w:numPr>
          <w:ilvl w:val="2"/>
          <w:numId w:val="11"/>
        </w:numPr>
        <w:ind w:left="720"/>
        <w:rPr>
          <w:sz w:val="26"/>
          <w:szCs w:val="26"/>
        </w:rPr>
      </w:pPr>
      <w:r w:rsidRPr="006B2209">
        <w:rPr>
          <w:sz w:val="26"/>
          <w:szCs w:val="26"/>
        </w:rPr>
        <w:lastRenderedPageBreak/>
        <w:t>SUMMARY AND COMPARISION</w:t>
      </w:r>
    </w:p>
    <w:p w:rsidR="006B2209" w:rsidRDefault="006B2209" w:rsidP="006B2209">
      <w:pPr>
        <w:jc w:val="both"/>
      </w:pPr>
      <w:r>
        <w:t>In summary, the invasive medical diagnosis techniques of CD have both advantages and disadvantages. Each type of these test strives to diagnose different characteristics of the heart such as CD caused by dead region of the myocardium (Cardiac MRI), by the obstructed coronary system (CT angiography) or by failure of the pumping ability (Echocardiography). The table below provides a short summary and comparison of these diagnosis techniques.</w:t>
      </w:r>
    </w:p>
    <w:tbl>
      <w:tblPr>
        <w:tblW w:w="9810" w:type="dxa"/>
        <w:tblInd w:w="-10" w:type="dxa"/>
        <w:tblCellMar>
          <w:left w:w="0" w:type="dxa"/>
          <w:right w:w="0" w:type="dxa"/>
        </w:tblCellMar>
        <w:tblLook w:val="0420" w:firstRow="1" w:lastRow="0" w:firstColumn="0" w:lastColumn="0" w:noHBand="0" w:noVBand="1"/>
      </w:tblPr>
      <w:tblGrid>
        <w:gridCol w:w="1576"/>
        <w:gridCol w:w="2654"/>
        <w:gridCol w:w="2790"/>
        <w:gridCol w:w="2790"/>
      </w:tblGrid>
      <w:tr w:rsidR="009B7075" w:rsidRPr="006B2209" w:rsidTr="009B7075">
        <w:trPr>
          <w:trHeight w:val="322"/>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hideMark/>
          </w:tcPr>
          <w:p w:rsidR="009B7075" w:rsidRPr="009B7075" w:rsidRDefault="009B7075" w:rsidP="009B7075">
            <w:pPr>
              <w:spacing w:line="240" w:lineRule="auto"/>
              <w:rPr>
                <w:sz w:val="22"/>
                <w:szCs w:val="22"/>
              </w:rPr>
            </w:pPr>
          </w:p>
        </w:tc>
        <w:tc>
          <w:tcPr>
            <w:tcW w:w="2654"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9B7075" w:rsidRDefault="009B7075" w:rsidP="009B7075">
            <w:pPr>
              <w:spacing w:line="240" w:lineRule="auto"/>
              <w:jc w:val="center"/>
              <w:rPr>
                <w:color w:val="FFFFFF" w:themeColor="background1"/>
                <w:sz w:val="22"/>
                <w:szCs w:val="22"/>
                <w:shd w:val="clear" w:color="auto" w:fill="auto"/>
              </w:rPr>
            </w:pPr>
            <w:r w:rsidRPr="009B7075">
              <w:rPr>
                <w:bCs/>
                <w:color w:val="FFFFFF" w:themeColor="background1"/>
                <w:sz w:val="22"/>
                <w:szCs w:val="22"/>
                <w:shd w:val="clear" w:color="auto" w:fill="auto"/>
              </w:rPr>
              <w:t>CT Angiography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9B7075" w:rsidRDefault="009B7075" w:rsidP="009B7075">
            <w:pPr>
              <w:spacing w:line="240" w:lineRule="auto"/>
              <w:jc w:val="center"/>
              <w:rPr>
                <w:color w:val="FFFFFF" w:themeColor="background1"/>
                <w:sz w:val="22"/>
                <w:szCs w:val="22"/>
                <w:shd w:val="clear" w:color="auto" w:fill="auto"/>
              </w:rPr>
            </w:pPr>
            <w:r w:rsidRPr="009B7075">
              <w:rPr>
                <w:bCs/>
                <w:color w:val="FFFFFF" w:themeColor="background1"/>
                <w:sz w:val="22"/>
                <w:szCs w:val="22"/>
                <w:shd w:val="clear" w:color="auto" w:fill="auto"/>
              </w:rPr>
              <w:t>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9B7075" w:rsidRDefault="009B7075" w:rsidP="009B7075">
            <w:pPr>
              <w:spacing w:line="240" w:lineRule="auto"/>
              <w:ind w:right="904"/>
              <w:jc w:val="center"/>
              <w:rPr>
                <w:color w:val="FFFFFF" w:themeColor="background1"/>
                <w:sz w:val="22"/>
                <w:szCs w:val="22"/>
                <w:shd w:val="clear" w:color="auto" w:fill="auto"/>
              </w:rPr>
            </w:pPr>
            <w:r w:rsidRPr="009B7075">
              <w:rPr>
                <w:bCs/>
                <w:color w:val="FFFFFF" w:themeColor="background1"/>
                <w:sz w:val="22"/>
                <w:szCs w:val="22"/>
                <w:shd w:val="clear" w:color="auto" w:fill="auto"/>
              </w:rPr>
              <w:t>MRI</w:t>
            </w:r>
          </w:p>
        </w:tc>
      </w:tr>
      <w:tr w:rsidR="009B7075" w:rsidRPr="006B2209" w:rsidTr="009B7075">
        <w:trPr>
          <w:trHeight w:val="763"/>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9B7075" w:rsidRDefault="009B7075" w:rsidP="009B7075">
            <w:pPr>
              <w:spacing w:line="240" w:lineRule="auto"/>
              <w:rPr>
                <w:color w:val="FFFFFF" w:themeColor="background1"/>
                <w:sz w:val="22"/>
                <w:szCs w:val="22"/>
                <w:shd w:val="clear" w:color="auto" w:fill="auto"/>
              </w:rPr>
            </w:pPr>
            <w:r w:rsidRPr="009B7075">
              <w:rPr>
                <w:bCs/>
                <w:color w:val="FFFFFF" w:themeColor="background1"/>
                <w:sz w:val="22"/>
                <w:szCs w:val="22"/>
                <w:shd w:val="clear" w:color="auto" w:fill="auto"/>
              </w:rPr>
              <w:t>Dependencies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spacing w:line="240" w:lineRule="auto"/>
              <w:rPr>
                <w:sz w:val="22"/>
                <w:szCs w:val="22"/>
              </w:rPr>
            </w:pPr>
            <w:r w:rsidRPr="009B7075">
              <w:rPr>
                <w:sz w:val="22"/>
                <w:szCs w:val="22"/>
              </w:rPr>
              <w:t>ECG gated to obtain optimal image resolution</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spacing w:line="240" w:lineRule="auto"/>
              <w:rPr>
                <w:sz w:val="22"/>
                <w:szCs w:val="22"/>
              </w:rPr>
            </w:pPr>
            <w:r w:rsidRPr="009B7075">
              <w:rPr>
                <w:sz w:val="22"/>
                <w:szCs w:val="22"/>
              </w:rPr>
              <w:t>ECG gated</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spacing w:line="240" w:lineRule="auto"/>
              <w:rPr>
                <w:sz w:val="22"/>
                <w:szCs w:val="22"/>
              </w:rPr>
            </w:pPr>
            <w:r w:rsidRPr="009B7075">
              <w:rPr>
                <w:sz w:val="22"/>
                <w:szCs w:val="22"/>
              </w:rPr>
              <w:t>Is not dependent on ECG but usually taken with ECG</w:t>
            </w:r>
          </w:p>
        </w:tc>
      </w:tr>
      <w:tr w:rsidR="009B7075" w:rsidRPr="006B2209" w:rsidTr="009B7075">
        <w:trPr>
          <w:trHeight w:val="80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9B7075" w:rsidRDefault="009B7075" w:rsidP="009B7075">
            <w:pPr>
              <w:spacing w:line="240" w:lineRule="auto"/>
              <w:rPr>
                <w:color w:val="FFFFFF" w:themeColor="background1"/>
                <w:sz w:val="22"/>
                <w:szCs w:val="22"/>
                <w:shd w:val="clear" w:color="auto" w:fill="auto"/>
              </w:rPr>
            </w:pPr>
            <w:r w:rsidRPr="009B7075">
              <w:rPr>
                <w:bCs/>
                <w:color w:val="FFFFFF" w:themeColor="background1"/>
                <w:sz w:val="22"/>
                <w:szCs w:val="22"/>
                <w:shd w:val="clear" w:color="auto" w:fill="auto"/>
              </w:rPr>
              <w:t>Time requirement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spacing w:line="240" w:lineRule="auto"/>
              <w:rPr>
                <w:sz w:val="22"/>
                <w:szCs w:val="22"/>
              </w:rPr>
            </w:pPr>
            <w:r w:rsidRPr="009B7075">
              <w:rPr>
                <w:sz w:val="22"/>
                <w:szCs w:val="22"/>
              </w:rPr>
              <w:t xml:space="preserve">2 – 3 hours including preparation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spacing w:line="240" w:lineRule="auto"/>
              <w:rPr>
                <w:sz w:val="22"/>
                <w:szCs w:val="22"/>
              </w:rPr>
            </w:pPr>
            <w:r w:rsidRPr="009B7075">
              <w:rPr>
                <w:sz w:val="22"/>
                <w:szCs w:val="22"/>
              </w:rPr>
              <w:t>20 – 30m + 10 – 20m (with Doppler effect)</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spacing w:line="240" w:lineRule="auto"/>
              <w:rPr>
                <w:sz w:val="22"/>
                <w:szCs w:val="22"/>
              </w:rPr>
            </w:pPr>
            <w:r w:rsidRPr="009B7075">
              <w:rPr>
                <w:sz w:val="22"/>
                <w:szCs w:val="22"/>
              </w:rPr>
              <w:t>30m, or 50 – 60m for contrast enhancement</w:t>
            </w:r>
          </w:p>
        </w:tc>
      </w:tr>
      <w:tr w:rsidR="009B7075" w:rsidRPr="006B2209" w:rsidTr="009B7075">
        <w:trPr>
          <w:trHeight w:val="151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9B7075" w:rsidRDefault="009B7075" w:rsidP="009B7075">
            <w:pPr>
              <w:spacing w:line="240" w:lineRule="auto"/>
              <w:rPr>
                <w:color w:val="FFFFFF" w:themeColor="background1"/>
                <w:sz w:val="22"/>
                <w:szCs w:val="22"/>
                <w:shd w:val="clear" w:color="auto" w:fill="auto"/>
              </w:rPr>
            </w:pPr>
            <w:r w:rsidRPr="009B7075">
              <w:rPr>
                <w:bCs/>
                <w:color w:val="FFFFFF" w:themeColor="background1"/>
                <w:sz w:val="22"/>
                <w:szCs w:val="22"/>
                <w:shd w:val="clear" w:color="auto" w:fill="auto"/>
              </w:rPr>
              <w:t>Additional drugs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numPr>
                <w:ilvl w:val="0"/>
                <w:numId w:val="13"/>
              </w:numPr>
              <w:tabs>
                <w:tab w:val="clear" w:pos="720"/>
              </w:tabs>
              <w:spacing w:line="240" w:lineRule="auto"/>
              <w:ind w:left="347"/>
              <w:rPr>
                <w:sz w:val="22"/>
                <w:szCs w:val="22"/>
              </w:rPr>
            </w:pPr>
            <w:r w:rsidRPr="009B7075">
              <w:rPr>
                <w:sz w:val="22"/>
                <w:szCs w:val="22"/>
              </w:rPr>
              <w:t>Beta block</w:t>
            </w:r>
          </w:p>
          <w:p w:rsidR="009B7075" w:rsidRPr="009B7075" w:rsidRDefault="009B7075" w:rsidP="009B7075">
            <w:pPr>
              <w:numPr>
                <w:ilvl w:val="0"/>
                <w:numId w:val="13"/>
              </w:numPr>
              <w:tabs>
                <w:tab w:val="clear" w:pos="720"/>
              </w:tabs>
              <w:spacing w:line="240" w:lineRule="auto"/>
              <w:ind w:left="347"/>
              <w:rPr>
                <w:sz w:val="22"/>
                <w:szCs w:val="22"/>
              </w:rPr>
            </w:pPr>
            <w:r w:rsidRPr="009B7075">
              <w:rPr>
                <w:sz w:val="22"/>
                <w:szCs w:val="22"/>
              </w:rPr>
              <w:t>Nitroglycerin</w:t>
            </w:r>
          </w:p>
          <w:p w:rsidR="009B7075" w:rsidRPr="009B7075" w:rsidRDefault="009B7075" w:rsidP="009B7075">
            <w:pPr>
              <w:numPr>
                <w:ilvl w:val="0"/>
                <w:numId w:val="13"/>
              </w:numPr>
              <w:tabs>
                <w:tab w:val="clear" w:pos="720"/>
              </w:tabs>
              <w:spacing w:line="240" w:lineRule="auto"/>
              <w:ind w:left="347"/>
              <w:rPr>
                <w:sz w:val="22"/>
                <w:szCs w:val="22"/>
              </w:rPr>
            </w:pPr>
            <w:r w:rsidRPr="009B7075">
              <w:rPr>
                <w:sz w:val="22"/>
                <w:szCs w:val="22"/>
              </w:rPr>
              <w:t>Contrast agent</w:t>
            </w:r>
          </w:p>
          <w:p w:rsidR="009B7075" w:rsidRPr="009B7075" w:rsidRDefault="009B7075" w:rsidP="009B7075">
            <w:pPr>
              <w:numPr>
                <w:ilvl w:val="0"/>
                <w:numId w:val="13"/>
              </w:numPr>
              <w:tabs>
                <w:tab w:val="clear" w:pos="720"/>
              </w:tabs>
              <w:spacing w:line="240" w:lineRule="auto"/>
              <w:ind w:left="347"/>
              <w:rPr>
                <w:sz w:val="22"/>
                <w:szCs w:val="22"/>
              </w:rPr>
            </w:pPr>
            <w:r w:rsidRPr="009B7075">
              <w:rPr>
                <w:sz w:val="22"/>
                <w:szCs w:val="22"/>
              </w:rPr>
              <w:t xml:space="preserve">Safety medication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numPr>
                <w:ilvl w:val="0"/>
                <w:numId w:val="13"/>
              </w:numPr>
              <w:tabs>
                <w:tab w:val="clear" w:pos="720"/>
              </w:tabs>
              <w:spacing w:line="240" w:lineRule="auto"/>
              <w:ind w:left="396"/>
              <w:rPr>
                <w:sz w:val="22"/>
                <w:szCs w:val="22"/>
              </w:rPr>
            </w:pPr>
            <w:r w:rsidRPr="009B7075">
              <w:rPr>
                <w:sz w:val="22"/>
                <w:szCs w:val="22"/>
              </w:rPr>
              <w:t>White gel</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9B7075" w:rsidRDefault="009B7075" w:rsidP="009B7075">
            <w:pPr>
              <w:numPr>
                <w:ilvl w:val="0"/>
                <w:numId w:val="13"/>
              </w:numPr>
              <w:tabs>
                <w:tab w:val="clear" w:pos="720"/>
              </w:tabs>
              <w:spacing w:line="240" w:lineRule="auto"/>
              <w:ind w:left="395"/>
              <w:rPr>
                <w:sz w:val="22"/>
                <w:szCs w:val="22"/>
              </w:rPr>
            </w:pPr>
            <w:r w:rsidRPr="009B7075">
              <w:rPr>
                <w:sz w:val="22"/>
                <w:szCs w:val="22"/>
              </w:rPr>
              <w:t>Contrast enhancement agent</w:t>
            </w:r>
          </w:p>
        </w:tc>
      </w:tr>
      <w:tr w:rsidR="009B7075" w:rsidRPr="009B7075" w:rsidTr="001B7A64">
        <w:trPr>
          <w:trHeight w:val="62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9B7075" w:rsidRDefault="009B7075" w:rsidP="009B7075">
            <w:pPr>
              <w:spacing w:line="240" w:lineRule="auto"/>
              <w:rPr>
                <w:bCs/>
                <w:color w:val="FFFFFF" w:themeColor="background1"/>
                <w:sz w:val="22"/>
                <w:szCs w:val="22"/>
                <w:shd w:val="clear" w:color="auto" w:fill="auto"/>
              </w:rPr>
            </w:pPr>
            <w:r w:rsidRPr="009B7075">
              <w:rPr>
                <w:bCs/>
                <w:color w:val="FFFFFF" w:themeColor="background1"/>
                <w:sz w:val="22"/>
                <w:szCs w:val="22"/>
                <w:shd w:val="clear" w:color="auto" w:fill="auto"/>
              </w:rPr>
              <w:t>Complication</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numPr>
                <w:ilvl w:val="0"/>
                <w:numId w:val="14"/>
              </w:numPr>
              <w:tabs>
                <w:tab w:val="clear" w:pos="720"/>
              </w:tabs>
              <w:spacing w:line="240" w:lineRule="auto"/>
              <w:ind w:left="347"/>
              <w:rPr>
                <w:sz w:val="22"/>
                <w:szCs w:val="22"/>
              </w:rPr>
            </w:pPr>
            <w:r w:rsidRPr="009B7075">
              <w:rPr>
                <w:sz w:val="22"/>
                <w:szCs w:val="22"/>
              </w:rPr>
              <w:t>Allergy</w:t>
            </w:r>
          </w:p>
          <w:p w:rsidR="009B7075" w:rsidRPr="009B7075" w:rsidRDefault="009B7075" w:rsidP="009B7075">
            <w:pPr>
              <w:numPr>
                <w:ilvl w:val="0"/>
                <w:numId w:val="14"/>
              </w:numPr>
              <w:tabs>
                <w:tab w:val="clear" w:pos="720"/>
              </w:tabs>
              <w:spacing w:line="240" w:lineRule="auto"/>
              <w:ind w:left="347"/>
              <w:rPr>
                <w:sz w:val="22"/>
                <w:szCs w:val="22"/>
              </w:rPr>
            </w:pPr>
            <w:r w:rsidRPr="009B7075">
              <w:rPr>
                <w:sz w:val="22"/>
                <w:szCs w:val="22"/>
              </w:rPr>
              <w:t>Radiatio</w:t>
            </w:r>
            <w:r w:rsidR="001B7A64">
              <w:rPr>
                <w:sz w:val="22"/>
                <w:szCs w:val="22"/>
              </w:rPr>
              <w:t xml:space="preserve">n exposure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numPr>
                <w:ilvl w:val="0"/>
                <w:numId w:val="14"/>
              </w:numPr>
              <w:tabs>
                <w:tab w:val="clear" w:pos="720"/>
              </w:tabs>
              <w:spacing w:line="240" w:lineRule="auto"/>
              <w:ind w:left="347"/>
              <w:rPr>
                <w:sz w:val="22"/>
                <w:szCs w:val="22"/>
              </w:rPr>
            </w:pPr>
            <w:r w:rsidRPr="009B7075">
              <w:rPr>
                <w:sz w:val="22"/>
                <w:szCs w:val="22"/>
              </w:rPr>
              <w:t>None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numPr>
                <w:ilvl w:val="0"/>
                <w:numId w:val="14"/>
              </w:numPr>
              <w:tabs>
                <w:tab w:val="clear" w:pos="720"/>
              </w:tabs>
              <w:spacing w:line="240" w:lineRule="auto"/>
              <w:ind w:left="347"/>
              <w:rPr>
                <w:sz w:val="22"/>
                <w:szCs w:val="22"/>
              </w:rPr>
            </w:pPr>
            <w:r w:rsidRPr="009B7075">
              <w:rPr>
                <w:sz w:val="22"/>
                <w:szCs w:val="22"/>
              </w:rPr>
              <w:t>None</w:t>
            </w:r>
          </w:p>
        </w:tc>
      </w:tr>
      <w:tr w:rsidR="009B7075" w:rsidRPr="009B7075" w:rsidTr="001B7A64">
        <w:trPr>
          <w:trHeight w:val="421"/>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9B7075" w:rsidRDefault="009B7075" w:rsidP="009B7075">
            <w:pPr>
              <w:spacing w:line="240" w:lineRule="auto"/>
              <w:rPr>
                <w:bCs/>
                <w:color w:val="FFFFFF" w:themeColor="background1"/>
                <w:sz w:val="22"/>
                <w:szCs w:val="22"/>
                <w:shd w:val="clear" w:color="auto" w:fill="auto"/>
              </w:rPr>
            </w:pPr>
            <w:r w:rsidRPr="009B7075">
              <w:rPr>
                <w:bCs/>
                <w:color w:val="FFFFFF" w:themeColor="background1"/>
                <w:sz w:val="22"/>
                <w:szCs w:val="22"/>
                <w:shd w:val="clear" w:color="auto" w:fill="auto"/>
              </w:rPr>
              <w:t>ED Standard Procedure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sz w:val="22"/>
                <w:szCs w:val="22"/>
              </w:rPr>
            </w:pPr>
            <w:r w:rsidRPr="009B7075">
              <w:rPr>
                <w:sz w:val="22"/>
                <w:szCs w:val="22"/>
              </w:rPr>
              <w:t>Recently</w:t>
            </w:r>
            <w:r w:rsidR="001B7A64">
              <w:rPr>
                <w:sz w:val="22"/>
                <w:szCs w:val="22"/>
              </w:rPr>
              <w:t xml:space="preserve"> being proposed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B7A64" w:rsidRPr="009B7075" w:rsidRDefault="001B7A64" w:rsidP="009B7075">
            <w:pPr>
              <w:spacing w:line="240" w:lineRule="auto"/>
              <w:rPr>
                <w:sz w:val="22"/>
                <w:szCs w:val="22"/>
              </w:rPr>
            </w:pPr>
            <w:r>
              <w:rPr>
                <w:sz w:val="22"/>
                <w:szCs w:val="22"/>
              </w:rPr>
              <w:t>Used for advance diagnosis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sz w:val="22"/>
                <w:szCs w:val="22"/>
              </w:rPr>
            </w:pPr>
            <w:r w:rsidRPr="009B7075">
              <w:rPr>
                <w:sz w:val="22"/>
                <w:szCs w:val="22"/>
              </w:rPr>
              <w:t>Re – test for healed MI</w:t>
            </w:r>
          </w:p>
        </w:tc>
      </w:tr>
      <w:tr w:rsidR="009B7075" w:rsidRPr="009B7075" w:rsidTr="001B7A64">
        <w:trPr>
          <w:trHeight w:val="79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9B7075" w:rsidRDefault="009B7075" w:rsidP="009B7075">
            <w:pPr>
              <w:spacing w:line="240" w:lineRule="auto"/>
              <w:rPr>
                <w:bCs/>
                <w:color w:val="FFFFFF" w:themeColor="background1"/>
                <w:sz w:val="22"/>
                <w:szCs w:val="22"/>
                <w:shd w:val="clear" w:color="auto" w:fill="auto"/>
              </w:rPr>
            </w:pPr>
            <w:r w:rsidRPr="009B7075">
              <w:rPr>
                <w:bCs/>
                <w:color w:val="FFFFFF" w:themeColor="background1"/>
                <w:sz w:val="22"/>
                <w:szCs w:val="22"/>
                <w:shd w:val="clear" w:color="auto" w:fill="auto"/>
              </w:rPr>
              <w:t>Effectiveness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bCs/>
                <w:sz w:val="22"/>
                <w:szCs w:val="22"/>
              </w:rPr>
            </w:pPr>
            <w:r w:rsidRPr="009B7075">
              <w:rPr>
                <w:bCs/>
                <w:sz w:val="22"/>
                <w:szCs w:val="22"/>
              </w:rPr>
              <w:t xml:space="preserve">Specific location can be point out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1B7A64">
            <w:pPr>
              <w:spacing w:line="240" w:lineRule="auto"/>
              <w:rPr>
                <w:bCs/>
                <w:sz w:val="22"/>
                <w:szCs w:val="22"/>
              </w:rPr>
            </w:pPr>
            <w:r w:rsidRPr="009B7075">
              <w:rPr>
                <w:bCs/>
                <w:sz w:val="22"/>
                <w:szCs w:val="22"/>
              </w:rPr>
              <w:t>Specific location can be pointed out with 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bCs/>
                <w:sz w:val="22"/>
                <w:szCs w:val="22"/>
              </w:rPr>
            </w:pPr>
            <w:r w:rsidRPr="009B7075">
              <w:rPr>
                <w:bCs/>
                <w:sz w:val="22"/>
                <w:szCs w:val="22"/>
              </w:rPr>
              <w:t>Specific, 3D model of heart</w:t>
            </w:r>
          </w:p>
        </w:tc>
      </w:tr>
      <w:tr w:rsidR="009B7075" w:rsidRPr="009B7075" w:rsidTr="001B7A64">
        <w:trPr>
          <w:trHeight w:val="142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9B7075" w:rsidRDefault="009B7075" w:rsidP="009B7075">
            <w:pPr>
              <w:spacing w:line="240" w:lineRule="auto"/>
              <w:rPr>
                <w:bCs/>
                <w:color w:val="FFFFFF" w:themeColor="background1"/>
                <w:sz w:val="22"/>
                <w:szCs w:val="22"/>
                <w:shd w:val="clear" w:color="auto" w:fill="auto"/>
              </w:rPr>
            </w:pP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bCs/>
                <w:sz w:val="22"/>
                <w:szCs w:val="22"/>
              </w:rPr>
            </w:pPr>
            <w:r w:rsidRPr="009B7075">
              <w:rPr>
                <w:bCs/>
                <w:sz w:val="22"/>
                <w:szCs w:val="22"/>
              </w:rPr>
              <w:t>Information are less likely to be missed                                      [7][10]</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bCs/>
                <w:sz w:val="22"/>
                <w:szCs w:val="22"/>
              </w:rPr>
            </w:pPr>
            <w:r w:rsidRPr="009B7075">
              <w:rPr>
                <w:bCs/>
                <w:sz w:val="22"/>
                <w:szCs w:val="22"/>
              </w:rPr>
              <w:t>Additional info:</w:t>
            </w:r>
          </w:p>
          <w:p w:rsidR="009B7075" w:rsidRPr="009B7075" w:rsidRDefault="009B7075" w:rsidP="001B7A64">
            <w:pPr>
              <w:numPr>
                <w:ilvl w:val="0"/>
                <w:numId w:val="15"/>
              </w:numPr>
              <w:tabs>
                <w:tab w:val="clear" w:pos="720"/>
              </w:tabs>
              <w:spacing w:line="240" w:lineRule="auto"/>
              <w:ind w:left="306"/>
              <w:rPr>
                <w:bCs/>
                <w:sz w:val="22"/>
                <w:szCs w:val="22"/>
              </w:rPr>
            </w:pPr>
            <w:r w:rsidRPr="009B7075">
              <w:rPr>
                <w:bCs/>
                <w:sz w:val="22"/>
                <w:szCs w:val="22"/>
              </w:rPr>
              <w:t>Size and shape</w:t>
            </w:r>
          </w:p>
          <w:p w:rsidR="009B7075" w:rsidRPr="009B7075" w:rsidRDefault="009B7075" w:rsidP="001B7A64">
            <w:pPr>
              <w:numPr>
                <w:ilvl w:val="0"/>
                <w:numId w:val="15"/>
              </w:numPr>
              <w:tabs>
                <w:tab w:val="clear" w:pos="720"/>
              </w:tabs>
              <w:spacing w:line="240" w:lineRule="auto"/>
              <w:ind w:left="306"/>
              <w:rPr>
                <w:bCs/>
                <w:sz w:val="22"/>
                <w:szCs w:val="22"/>
              </w:rPr>
            </w:pPr>
            <w:r w:rsidRPr="009B7075">
              <w:rPr>
                <w:bCs/>
                <w:sz w:val="22"/>
                <w:szCs w:val="22"/>
              </w:rPr>
              <w:t>Function</w:t>
            </w:r>
          </w:p>
          <w:p w:rsidR="009B7075" w:rsidRPr="009B7075" w:rsidRDefault="009B7075" w:rsidP="001B7A64">
            <w:pPr>
              <w:numPr>
                <w:ilvl w:val="0"/>
                <w:numId w:val="15"/>
              </w:numPr>
              <w:tabs>
                <w:tab w:val="clear" w:pos="720"/>
              </w:tabs>
              <w:spacing w:line="240" w:lineRule="auto"/>
              <w:ind w:left="306"/>
              <w:rPr>
                <w:bCs/>
                <w:sz w:val="22"/>
                <w:szCs w:val="22"/>
              </w:rPr>
            </w:pPr>
            <w:r w:rsidRPr="009B7075">
              <w:rPr>
                <w:bCs/>
                <w:sz w:val="22"/>
                <w:szCs w:val="22"/>
              </w:rPr>
              <w:t>Tissue damage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bCs/>
                <w:sz w:val="22"/>
                <w:szCs w:val="22"/>
              </w:rPr>
            </w:pPr>
            <w:r w:rsidRPr="009B7075">
              <w:rPr>
                <w:bCs/>
                <w:sz w:val="22"/>
                <w:szCs w:val="22"/>
              </w:rPr>
              <w:t>Additional info:</w:t>
            </w:r>
          </w:p>
          <w:p w:rsidR="009B7075" w:rsidRPr="009B7075" w:rsidRDefault="009B7075" w:rsidP="001B7A64">
            <w:pPr>
              <w:numPr>
                <w:ilvl w:val="0"/>
                <w:numId w:val="16"/>
              </w:numPr>
              <w:tabs>
                <w:tab w:val="clear" w:pos="720"/>
              </w:tabs>
              <w:spacing w:line="240" w:lineRule="auto"/>
              <w:ind w:left="305"/>
              <w:rPr>
                <w:bCs/>
                <w:sz w:val="22"/>
                <w:szCs w:val="22"/>
              </w:rPr>
            </w:pPr>
            <w:r w:rsidRPr="009B7075">
              <w:rPr>
                <w:bCs/>
                <w:sz w:val="22"/>
                <w:szCs w:val="22"/>
              </w:rPr>
              <w:t>Size and shape</w:t>
            </w:r>
          </w:p>
          <w:p w:rsidR="009B7075" w:rsidRPr="009B7075" w:rsidRDefault="009B7075" w:rsidP="001B7A64">
            <w:pPr>
              <w:numPr>
                <w:ilvl w:val="0"/>
                <w:numId w:val="16"/>
              </w:numPr>
              <w:tabs>
                <w:tab w:val="clear" w:pos="720"/>
              </w:tabs>
              <w:spacing w:line="240" w:lineRule="auto"/>
              <w:ind w:left="305"/>
              <w:rPr>
                <w:bCs/>
                <w:sz w:val="22"/>
                <w:szCs w:val="22"/>
              </w:rPr>
            </w:pPr>
            <w:r w:rsidRPr="009B7075">
              <w:rPr>
                <w:bCs/>
                <w:sz w:val="22"/>
                <w:szCs w:val="22"/>
              </w:rPr>
              <w:t>Function</w:t>
            </w:r>
          </w:p>
          <w:p w:rsidR="009B7075" w:rsidRPr="009B7075" w:rsidRDefault="009B7075" w:rsidP="001B7A64">
            <w:pPr>
              <w:numPr>
                <w:ilvl w:val="0"/>
                <w:numId w:val="16"/>
              </w:numPr>
              <w:tabs>
                <w:tab w:val="clear" w:pos="720"/>
              </w:tabs>
              <w:spacing w:line="240" w:lineRule="auto"/>
              <w:ind w:left="305"/>
              <w:rPr>
                <w:bCs/>
                <w:sz w:val="22"/>
                <w:szCs w:val="22"/>
              </w:rPr>
            </w:pPr>
            <w:r w:rsidRPr="009B7075">
              <w:rPr>
                <w:bCs/>
                <w:sz w:val="22"/>
                <w:szCs w:val="22"/>
              </w:rPr>
              <w:t>Tissue damage</w:t>
            </w:r>
          </w:p>
        </w:tc>
      </w:tr>
      <w:tr w:rsidR="009B7075" w:rsidRPr="009B7075" w:rsidTr="001B7A64">
        <w:trPr>
          <w:trHeight w:val="233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9B7075" w:rsidRDefault="009B7075" w:rsidP="009B7075">
            <w:pPr>
              <w:spacing w:line="240" w:lineRule="auto"/>
              <w:rPr>
                <w:bCs/>
                <w:color w:val="FFFFFF" w:themeColor="background1"/>
                <w:sz w:val="22"/>
                <w:szCs w:val="22"/>
                <w:shd w:val="clear" w:color="auto" w:fill="auto"/>
              </w:rPr>
            </w:pPr>
            <w:r w:rsidRPr="009B7075">
              <w:rPr>
                <w:bCs/>
                <w:color w:val="FFFFFF" w:themeColor="background1"/>
                <w:sz w:val="22"/>
                <w:szCs w:val="22"/>
                <w:shd w:val="clear" w:color="auto" w:fill="auto"/>
              </w:rPr>
              <w:lastRenderedPageBreak/>
              <w:t>Usage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Infarct location</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Coronary blockage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Infarct location</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Coronary blockage (low sensitivity)</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Heart activity</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Tissue damage</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Thrombolysis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Infarct location</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Coronary blockage</w:t>
            </w:r>
          </w:p>
          <w:p w:rsidR="009B7075" w:rsidRPr="009B7075" w:rsidRDefault="009B7075" w:rsidP="001B7A64">
            <w:pPr>
              <w:numPr>
                <w:ilvl w:val="0"/>
                <w:numId w:val="17"/>
              </w:numPr>
              <w:tabs>
                <w:tab w:val="clear" w:pos="720"/>
              </w:tabs>
              <w:spacing w:line="240" w:lineRule="auto"/>
              <w:ind w:left="347"/>
              <w:rPr>
                <w:bCs/>
                <w:sz w:val="22"/>
                <w:szCs w:val="22"/>
              </w:rPr>
            </w:pPr>
            <w:r w:rsidRPr="009B7075">
              <w:rPr>
                <w:bCs/>
                <w:sz w:val="22"/>
                <w:szCs w:val="22"/>
              </w:rPr>
              <w:t>Heart activity</w:t>
            </w:r>
          </w:p>
          <w:p w:rsidR="009B7075" w:rsidRPr="009B7075" w:rsidRDefault="001B7A64" w:rsidP="001B7A64">
            <w:pPr>
              <w:numPr>
                <w:ilvl w:val="0"/>
                <w:numId w:val="17"/>
              </w:numPr>
              <w:tabs>
                <w:tab w:val="clear" w:pos="720"/>
              </w:tabs>
              <w:spacing w:line="240" w:lineRule="auto"/>
              <w:ind w:left="347"/>
              <w:rPr>
                <w:bCs/>
                <w:sz w:val="22"/>
                <w:szCs w:val="22"/>
              </w:rPr>
            </w:pPr>
            <w:r>
              <w:rPr>
                <w:bCs/>
                <w:sz w:val="22"/>
                <w:szCs w:val="22"/>
              </w:rPr>
              <w:t>Reversible vs ir</w:t>
            </w:r>
            <w:r w:rsidR="009B7075" w:rsidRPr="009B7075">
              <w:rPr>
                <w:bCs/>
                <w:sz w:val="22"/>
                <w:szCs w:val="22"/>
              </w:rPr>
              <w:t>reversible MI</w:t>
            </w:r>
          </w:p>
        </w:tc>
      </w:tr>
      <w:tr w:rsidR="009B7075" w:rsidRPr="009B7075" w:rsidTr="001B7A64">
        <w:trPr>
          <w:trHeight w:val="664"/>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9B7075" w:rsidRDefault="009B7075" w:rsidP="009B7075">
            <w:pPr>
              <w:spacing w:line="240" w:lineRule="auto"/>
              <w:rPr>
                <w:bCs/>
                <w:color w:val="FFFFFF" w:themeColor="background1"/>
                <w:sz w:val="22"/>
                <w:szCs w:val="22"/>
                <w:shd w:val="clear" w:color="auto" w:fill="auto"/>
              </w:rPr>
            </w:pPr>
            <w:r w:rsidRPr="009B7075">
              <w:rPr>
                <w:bCs/>
                <w:color w:val="FFFFFF" w:themeColor="background1"/>
                <w:sz w:val="22"/>
                <w:szCs w:val="22"/>
                <w:shd w:val="clear" w:color="auto" w:fill="auto"/>
              </w:rPr>
              <w:t>Cost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sz w:val="22"/>
                <w:szCs w:val="22"/>
              </w:rPr>
            </w:pPr>
            <w:r w:rsidRPr="009B7075">
              <w:rPr>
                <w:sz w:val="22"/>
                <w:szCs w:val="22"/>
              </w:rPr>
              <w:t xml:space="preserve">High cost but take only one measurement  </w:t>
            </w:r>
            <w:r w:rsidR="001B7A64">
              <w:rPr>
                <w:sz w:val="22"/>
                <w:szCs w:val="22"/>
              </w:rPr>
              <w:t xml:space="preserv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1B7A64">
            <w:pPr>
              <w:spacing w:line="240" w:lineRule="auto"/>
              <w:rPr>
                <w:sz w:val="22"/>
                <w:szCs w:val="22"/>
              </w:rPr>
            </w:pPr>
            <w:r w:rsidRPr="009B7075">
              <w:rPr>
                <w:sz w:val="22"/>
                <w:szCs w:val="22"/>
              </w:rPr>
              <w:t xml:space="preserve">High cost due to </w:t>
            </w:r>
            <w:r w:rsidR="001B7A64">
              <w:rPr>
                <w:sz w:val="22"/>
                <w:szCs w:val="22"/>
              </w:rPr>
              <w:t>physician with immense medical practice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9B7075" w:rsidRDefault="009B7075" w:rsidP="009B7075">
            <w:pPr>
              <w:spacing w:line="240" w:lineRule="auto"/>
              <w:rPr>
                <w:sz w:val="22"/>
                <w:szCs w:val="22"/>
              </w:rPr>
            </w:pPr>
            <w:r w:rsidRPr="009B7075">
              <w:rPr>
                <w:sz w:val="22"/>
                <w:szCs w:val="22"/>
              </w:rPr>
              <w:t>High cost</w:t>
            </w:r>
          </w:p>
        </w:tc>
      </w:tr>
    </w:tbl>
    <w:p w:rsidR="009926A8" w:rsidRDefault="009926A8" w:rsidP="006B2209"/>
    <w:p w:rsidR="006B2209" w:rsidRPr="006B2209" w:rsidRDefault="006B2209" w:rsidP="006B2209"/>
    <w:bookmarkEnd w:id="13"/>
    <w:p w:rsidR="0071455F" w:rsidRPr="009926A8" w:rsidRDefault="009926A8" w:rsidP="009926A8">
      <w:pPr>
        <w:pStyle w:val="Heading3"/>
        <w:numPr>
          <w:ilvl w:val="1"/>
          <w:numId w:val="11"/>
        </w:numPr>
        <w:ind w:hanging="750"/>
      </w:pPr>
      <w:r>
        <w:br w:type="column"/>
      </w:r>
      <w:r w:rsidRPr="009926A8">
        <w:lastRenderedPageBreak/>
        <w:t>ELECTROCARDIOGRAM SIGNAL</w:t>
      </w:r>
    </w:p>
    <w:p w:rsidR="00AD44AD" w:rsidRDefault="00AD44AD" w:rsidP="00AD44AD">
      <w:pPr>
        <w:jc w:val="both"/>
      </w:pPr>
      <w:bookmarkStart w:id="14" w:name="_Toc421714448"/>
      <w:r>
        <w:t>ECG, or Electrocardiogram, measures the electrical activity of the heart during each consecutive heart beats. The current clinical diagnostic technique using ECG analyses the shape of the waveform and calculate the magnitude, energy and entropy of the signal to deliver valuable information about the heart. For example, by focusing on some specific segments of the signal: P wave, T wave, the presence of Q wave and ST segment, detection of myocardial infarction, cardiac arrest and arrhythmia can be achieved.</w:t>
      </w:r>
    </w:p>
    <w:p w:rsidR="00AD44AD" w:rsidRDefault="00AD44AD" w:rsidP="00AD44AD">
      <w:pPr>
        <w:jc w:val="both"/>
      </w:pPr>
      <w:r>
        <w:rPr>
          <w:noProof/>
          <w:lang w:eastAsia="en-US"/>
        </w:rPr>
        <w:drawing>
          <wp:inline distT="0" distB="0" distL="0" distR="0" wp14:anchorId="4CB47EA2" wp14:editId="436ADE26">
            <wp:extent cx="6196965" cy="2727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2727960"/>
                    </a:xfrm>
                    <a:prstGeom prst="rect">
                      <a:avLst/>
                    </a:prstGeom>
                  </pic:spPr>
                </pic:pic>
              </a:graphicData>
            </a:graphic>
          </wp:inline>
        </w:drawing>
      </w:r>
    </w:p>
    <w:p w:rsidR="00AD44AD" w:rsidRPr="00AD44AD" w:rsidRDefault="00AD44AD" w:rsidP="00AD44AD">
      <w:pPr>
        <w:jc w:val="center"/>
        <w:rPr>
          <w:i/>
          <w:sz w:val="22"/>
          <w:szCs w:val="22"/>
        </w:rPr>
      </w:pPr>
      <w:r>
        <w:rPr>
          <w:b/>
          <w:i/>
          <w:sz w:val="22"/>
          <w:szCs w:val="22"/>
        </w:rPr>
        <w:t>Figure 7</w:t>
      </w:r>
      <w:r w:rsidRPr="00AD44AD">
        <w:rPr>
          <w:i/>
          <w:sz w:val="22"/>
          <w:szCs w:val="22"/>
        </w:rPr>
        <w:t>: from left to right are a normal ECG waveform versus two altered ECG waveforms that correspond to different types of cardiovascular problem</w:t>
      </w:r>
    </w:p>
    <w:p w:rsidR="00AD44AD" w:rsidRDefault="00AD44AD" w:rsidP="00AD44AD">
      <w:pPr>
        <w:jc w:val="both"/>
      </w:pPr>
      <w:r>
        <w:t xml:space="preserve">ECG measurement has been used as a standard procedure for approving patients to the Heart Disease Department in almost hospitals around the world because of its low expense, fast and reliable. In addition to that, technical aspects of the signal also elevate ECG as a wonderful approach to develop a small, light-weight device that is suitable for home care solution. To illustrate this point, many famous chipset companies such as Texas Instrument and National Instrument, is currently providing small, affordable ECG modules with very good signal quality. Most importantly, the greatest interesting feature of this signal remains in its medical prognostic value. The use of ECG to forecast the occurrence of heart attack is still an uncultured field but yet extremely profitable if it was </w:t>
      </w:r>
      <w:r>
        <w:lastRenderedPageBreak/>
        <w:t>discovered.</w:t>
      </w:r>
      <w:r w:rsidR="00661DE6">
        <w:t xml:space="preserve"> The model can help elder people prevent the occurrence of AMI or make immediate responses to sudden cardiac attack.</w:t>
      </w:r>
    </w:p>
    <w:p w:rsidR="00661DE6" w:rsidRDefault="00070FD4" w:rsidP="00070FD4">
      <w:pPr>
        <w:pStyle w:val="Heading3"/>
        <w:numPr>
          <w:ilvl w:val="2"/>
          <w:numId w:val="11"/>
        </w:numPr>
        <w:ind w:left="720"/>
        <w:rPr>
          <w:sz w:val="26"/>
          <w:szCs w:val="26"/>
        </w:rPr>
      </w:pPr>
      <w:r w:rsidRPr="00070FD4">
        <w:rPr>
          <w:sz w:val="26"/>
          <w:szCs w:val="26"/>
        </w:rPr>
        <w:t>SIGNAL PHYSIOLOGY</w:t>
      </w:r>
    </w:p>
    <w:p w:rsidR="00C72632" w:rsidRDefault="00C72632" w:rsidP="00C72632">
      <w:pPr>
        <w:jc w:val="both"/>
      </w:pPr>
      <w:r>
        <w:t xml:space="preserve">Figure 7 above represents a typical example of the electrical activity of the heart. ECG (Electrocardiogram) is a sequence of wave forms that manifests the dynamical activity of the heart during consecutive heart beats. Each part of the wave form corresponds to a specific function in a specific region of the heart. </w:t>
      </w:r>
    </w:p>
    <w:p w:rsidR="00C72632" w:rsidRDefault="00C72632" w:rsidP="00C72632">
      <w:pPr>
        <w:jc w:val="center"/>
        <w:rPr>
          <w:b/>
        </w:rPr>
      </w:pPr>
      <w:r>
        <w:rPr>
          <w:b/>
          <w:noProof/>
          <w:lang w:eastAsia="en-US"/>
        </w:rPr>
        <w:drawing>
          <wp:inline distT="0" distB="0" distL="0" distR="0" wp14:anchorId="75D934B6" wp14:editId="28C83350">
            <wp:extent cx="2419844" cy="196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554" cy="2017427"/>
                    </a:xfrm>
                    <a:prstGeom prst="rect">
                      <a:avLst/>
                    </a:prstGeom>
                    <a:noFill/>
                    <a:ln>
                      <a:noFill/>
                    </a:ln>
                  </pic:spPr>
                </pic:pic>
              </a:graphicData>
            </a:graphic>
          </wp:inline>
        </w:drawing>
      </w:r>
    </w:p>
    <w:p w:rsidR="00C72632" w:rsidRPr="00C72632" w:rsidRDefault="00C72632" w:rsidP="00C72632">
      <w:pPr>
        <w:jc w:val="center"/>
        <w:rPr>
          <w:i/>
          <w:sz w:val="22"/>
          <w:szCs w:val="22"/>
        </w:rPr>
      </w:pPr>
      <w:r w:rsidRPr="00C72632">
        <w:rPr>
          <w:b/>
          <w:i/>
          <w:sz w:val="22"/>
          <w:szCs w:val="22"/>
        </w:rPr>
        <w:t>Figure 8</w:t>
      </w:r>
      <w:r w:rsidRPr="00C72632">
        <w:rPr>
          <w:i/>
          <w:sz w:val="22"/>
          <w:szCs w:val="22"/>
        </w:rPr>
        <w:t>: Electrical conduction system of the heart</w:t>
      </w:r>
    </w:p>
    <w:p w:rsidR="00C72632" w:rsidRDefault="00C72632" w:rsidP="00C72632">
      <w:pPr>
        <w:jc w:val="both"/>
      </w:pPr>
      <w:r>
        <w:t>Our heart consists of 4 champers: 2 atrial receiving blood from the body and 2 ventricles that receive blood from the atrial and pump back to the body. The pumping activity of these champers is described as the peak value in the ECG wave form, where the first peak (P wave) represents for the depolarization and contraction of the atrial, and the second peak (R wave) represents for the depolarization and contraction of the ventricle. The final peak (T wave) manifests the repolarization, or relaxation, of the ventricle thus preparing the heart for the next heart beats.</w:t>
      </w:r>
    </w:p>
    <w:p w:rsidR="00C72632" w:rsidRDefault="00C72632" w:rsidP="00C72632">
      <w:pPr>
        <w:jc w:val="both"/>
      </w:pPr>
      <w:r>
        <w:t>When analyzing ECG signal, the combination interpretation of waves together with the interval between these waves can yield reliable information about the overall activity of the heart. Each normal heart beat consists of a P wave, a QRS complex and a T wave and the corresponding interval in between. In figure 1.2, the electrical current that flows through the heart in each consecutive heart beat is described, providing the physiology perspective of the intervals.</w:t>
      </w:r>
    </w:p>
    <w:p w:rsidR="00C72632" w:rsidRDefault="00C72632" w:rsidP="00C72632">
      <w:pPr>
        <w:jc w:val="both"/>
      </w:pPr>
      <w:r>
        <w:lastRenderedPageBreak/>
        <w:t>First an action potential is generated at the SA node, producing an electrical current that flows to the atrial. This electrical current stimulates the contraction of the atrial, resulting in the formation of P wave in the ECG signal. The current then flow through the atrial to the AV node, where it then travels to the left and right branch of the ventricle by conductive fibers known as left bundle branch and right bundle branch. The arrival current then stimulates the contraction on both the left and right ventricle, representing the R peaks in QRS complex. It is also important to mention that during this interval, the simultaneous contraction of the ventricle and relaxation of the atrial contribute to the complexity of the QRS pattern. After this point, ST segment represents for the time delay between ventricle contraction and relaxation, where all the ventricular tissues, after contraction, tend to bounce back to normal in order to be ready for the repolarization. This is the most important interval for spotting any damage to the ventricle tissues because the electrical current developed by any injury or inflammation to the ventricle appears clearly during this isoelectric process. Finally, the T wave occurs as the result of ventricle repolarization, or relaxation.</w:t>
      </w:r>
    </w:p>
    <w:p w:rsidR="00070FD4" w:rsidRPr="00070FD4" w:rsidRDefault="00070FD4" w:rsidP="00070FD4">
      <w:pPr>
        <w:pStyle w:val="Heading3"/>
        <w:numPr>
          <w:ilvl w:val="2"/>
          <w:numId w:val="11"/>
        </w:numPr>
        <w:ind w:left="720"/>
        <w:rPr>
          <w:sz w:val="26"/>
          <w:szCs w:val="26"/>
        </w:rPr>
      </w:pPr>
      <w:r w:rsidRPr="00070FD4">
        <w:rPr>
          <w:sz w:val="26"/>
          <w:szCs w:val="26"/>
        </w:rPr>
        <w:t>CHARACTERISTIC WAVES</w:t>
      </w:r>
    </w:p>
    <w:p w:rsidR="00C72632" w:rsidRDefault="00C72632" w:rsidP="00C72632">
      <w:pPr>
        <w:jc w:val="both"/>
      </w:pPr>
      <w:r>
        <w:t>As previously mentioned, the ST segment is the most valuable part of the ECG waveform to identify any damage to the ventricle, where most AMI occur. Beside ST segment, other valuable waves that also need attention is the T wave and Q wave. Acute Myocardial Infarction manifestation in ECG signal is a sequence of changes in the T wave, ST segment and Q wave as described in figure 7. Firstly, the constricted blood vessels prevent or decreases blood flow to some specific region of the heart. Atrial tend to have larger coronary vessels, therefore it is less susceptible to blood derivation. However, the ventricle is supported by a complicated vessel system, some is really big (Bundle of His) and some is really small (Purkinje Fibers), therefore the restriction of blood supply is more viable, thus making the ventricle more susceptible to blood derivation. When the tissue is lack of blood supply, the Ischemic Event occurs, resulting in the injury or inflammation in some region of the heart. These injury generates addition electrical current that can be detected during isoelectric process of the heart: the ST segment. During this phase, T wave first becomes peaked and then ST changes occur. If the ST segment elevates, the myocardium is interpreted as having full thickness damage of the heart muscle (Figure 7b). If the ST segment depresses, then the traverse damage can be the cause (Figure 7c).</w:t>
      </w:r>
    </w:p>
    <w:p w:rsidR="00C72632" w:rsidRDefault="00C72632" w:rsidP="00C72632">
      <w:pPr>
        <w:jc w:val="center"/>
      </w:pPr>
      <w:r w:rsidRPr="00EA51D1">
        <w:rPr>
          <w:noProof/>
          <w:lang w:eastAsia="en-US"/>
        </w:rPr>
        <w:lastRenderedPageBreak/>
        <w:drawing>
          <wp:inline distT="0" distB="0" distL="0" distR="0" wp14:anchorId="23654E05" wp14:editId="006ED403">
            <wp:extent cx="1404685" cy="3006861"/>
            <wp:effectExtent l="0" t="0" r="5080" b="3175"/>
            <wp:docPr id="4" name="Picture 4" descr="E:\UNIVERSITY RESEARCH\Myocardial Infarction\F_040_019_MurtGP4e_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 RESEARCH\Myocardial Infarction\F_040_019_MurtGP4e_0002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6049" cy="3031186"/>
                    </a:xfrm>
                    <a:prstGeom prst="rect">
                      <a:avLst/>
                    </a:prstGeom>
                    <a:noFill/>
                    <a:ln>
                      <a:noFill/>
                    </a:ln>
                  </pic:spPr>
                </pic:pic>
              </a:graphicData>
            </a:graphic>
          </wp:inline>
        </w:drawing>
      </w:r>
    </w:p>
    <w:p w:rsidR="00C72632" w:rsidRPr="00C72632" w:rsidRDefault="00C72632" w:rsidP="00C72632">
      <w:pPr>
        <w:jc w:val="center"/>
        <w:rPr>
          <w:i/>
        </w:rPr>
      </w:pPr>
      <w:r w:rsidRPr="00C72632">
        <w:rPr>
          <w:b/>
          <w:i/>
        </w:rPr>
        <w:t>Figure 9</w:t>
      </w:r>
      <w:r w:rsidRPr="00C72632">
        <w:rPr>
          <w:i/>
        </w:rPr>
        <w:t>: Dynamical changes of ECG waveform during the formation of AMI</w:t>
      </w:r>
    </w:p>
    <w:p w:rsidR="00C72632" w:rsidRDefault="00C72632" w:rsidP="00C72632">
      <w:pPr>
        <w:jc w:val="both"/>
      </w:pPr>
      <w:r>
        <w:t xml:space="preserve">Finally, if the disease is left untreated for a long period of time, tissues death will eventually occur. The formation of a pathological Q wave (larger and more negative Q wave) </w:t>
      </w:r>
      <w:r w:rsidR="00703A26">
        <w:t xml:space="preserve">also </w:t>
      </w:r>
      <w:r>
        <w:t>develops</w:t>
      </w:r>
      <w:r w:rsidR="00703A26">
        <w:t xml:space="preserve"> during this stage</w:t>
      </w:r>
      <w:r>
        <w:t xml:space="preserve">. This is </w:t>
      </w:r>
      <w:r w:rsidR="00703A26">
        <w:t>in fact</w:t>
      </w:r>
      <w:r>
        <w:t xml:space="preserve"> the final stage of Acute Myocardial Infarction.</w:t>
      </w:r>
    </w:p>
    <w:p w:rsidR="00C72632" w:rsidRDefault="00C72632" w:rsidP="00C72632">
      <w:pPr>
        <w:jc w:val="both"/>
      </w:pPr>
      <w:r>
        <w:t>In conclusion, i</w:t>
      </w:r>
      <w:r w:rsidRPr="00DC0613">
        <w:t>f the ST segment are elevated representing tissue injury, the phenomenon is categorized as ST Segment Elevation Acute Myocardial Infarction (STEMI). If the ST are horizontally normal or depressed representing ischemic event or tissue injury, it is categorized as Non – ST Segment Elevation Myocardial Infarction (NSTEMI).</w:t>
      </w:r>
    </w:p>
    <w:p w:rsidR="00C72632" w:rsidRPr="00AB5F98" w:rsidRDefault="00C72632" w:rsidP="00AB5F98">
      <w:pPr>
        <w:pStyle w:val="Heading3"/>
        <w:numPr>
          <w:ilvl w:val="1"/>
          <w:numId w:val="11"/>
        </w:numPr>
        <w:ind w:left="720" w:hanging="720"/>
      </w:pPr>
      <w:r>
        <w:br w:type="column"/>
      </w:r>
      <w:r w:rsidR="00E57E60">
        <w:lastRenderedPageBreak/>
        <w:t>A</w:t>
      </w:r>
      <w:r w:rsidR="00677529">
        <w:t>NALYSIS TECHNIQUES APPLIED IN MEDICAL AND CLINICAL APPLICATIONS</w:t>
      </w:r>
    </w:p>
    <w:p w:rsidR="00791215" w:rsidRPr="00791215" w:rsidRDefault="00791215" w:rsidP="00791215">
      <w:pPr>
        <w:jc w:val="both"/>
      </w:pPr>
      <w:r w:rsidRPr="00791215">
        <w:t xml:space="preserve">Beside the medical point of view, the advancement in Information Technology has </w:t>
      </w:r>
      <w:r>
        <w:t>introduced</w:t>
      </w:r>
      <w:r w:rsidRPr="00791215">
        <w:t xml:space="preserve"> the birth of Big Data</w:t>
      </w:r>
      <w:r>
        <w:t xml:space="preserve">. </w:t>
      </w:r>
      <w:r w:rsidRPr="00791215">
        <w:t xml:space="preserve">Despite </w:t>
      </w:r>
      <w:r>
        <w:t>the availability of</w:t>
      </w:r>
      <w:r w:rsidRPr="00791215">
        <w:t xml:space="preserve"> tremendous amount of data</w:t>
      </w:r>
      <w:r>
        <w:t xml:space="preserve"> nowadays</w:t>
      </w:r>
      <w:r w:rsidRPr="00791215">
        <w:t xml:space="preserve">, </w:t>
      </w:r>
      <w:r>
        <w:t xml:space="preserve">very </w:t>
      </w:r>
      <w:r w:rsidRPr="00791215">
        <w:t xml:space="preserve">little useful information has been derived that can be turned into practical knowledge. Within </w:t>
      </w:r>
      <w:r>
        <w:t>this</w:t>
      </w:r>
      <w:r w:rsidRPr="00791215">
        <w:t xml:space="preserve"> condition, Data Mining plays an essential role in how we make use of these </w:t>
      </w:r>
      <w:r>
        <w:t>databases</w:t>
      </w:r>
      <w:r w:rsidRPr="00791215">
        <w:t xml:space="preserve">. Data Mining is the process in which useful information can be </w:t>
      </w:r>
      <w:r>
        <w:t xml:space="preserve">analyzed and </w:t>
      </w:r>
      <w:r w:rsidRPr="00791215">
        <w:t>turned into pra</w:t>
      </w:r>
      <w:r>
        <w:t>ctical knowledge.</w:t>
      </w:r>
    </w:p>
    <w:p w:rsidR="00791215" w:rsidRPr="00791215" w:rsidRDefault="00791215" w:rsidP="00791215">
      <w:pPr>
        <w:jc w:val="both"/>
      </w:pPr>
      <w:r w:rsidRPr="00791215">
        <w:t xml:space="preserve">Regarding Medical Application, medical data can be analyzed to produces significant information that can be used for Diagnosis and Predictive purposes. In our research interest, we strive to integrate Data Mining into the research methodology in order to study and understand the hidden dynamical process that lies within the ECG signal itself. To be more elaborate, large amount of ECG signals from various databases will be taken into account, where different analysis techniques are applied to find the underlying features that eventually lead to Acute Myocardial Infarction. </w:t>
      </w:r>
      <w:r>
        <w:t>In this paper, t</w:t>
      </w:r>
      <w:r w:rsidRPr="00791215">
        <w:t xml:space="preserve">hese features are referred as the Hidden </w:t>
      </w:r>
      <w:r>
        <w:t>Prognostic</w:t>
      </w:r>
      <w:r w:rsidRPr="00791215">
        <w:t xml:space="preserve"> Value of ECG.</w:t>
      </w:r>
    </w:p>
    <w:p w:rsidR="00791215" w:rsidRPr="00791215" w:rsidRDefault="00791215" w:rsidP="00791215">
      <w:pPr>
        <w:jc w:val="both"/>
      </w:pPr>
      <w:r w:rsidRPr="00791215">
        <w:t xml:space="preserve">While </w:t>
      </w:r>
      <w:r w:rsidR="00624DCD">
        <w:t>ECG</w:t>
      </w:r>
      <w:r w:rsidRPr="00791215">
        <w:t xml:space="preserve"> is obse</w:t>
      </w:r>
      <w:r w:rsidR="00624DCD">
        <w:t>rved quite as a periodic process</w:t>
      </w:r>
      <w:r w:rsidRPr="00791215">
        <w:t xml:space="preserve"> since the consecutive waveforms tend to repeat over the time, the overall signal is still considered as a chaotic, nondeterministic </w:t>
      </w:r>
      <w:r w:rsidR="00624DCD">
        <w:t>system</w:t>
      </w:r>
      <w:r w:rsidRPr="00791215">
        <w:t xml:space="preserve">. </w:t>
      </w:r>
      <w:r w:rsidR="00624DCD">
        <w:t>I</w:t>
      </w:r>
      <w:r w:rsidRPr="00791215">
        <w:t>n order to adequately analyze ECG signal using probability and statistic technique, several requirements have to be taken into account:</w:t>
      </w:r>
    </w:p>
    <w:p w:rsidR="00791215" w:rsidRPr="00791215" w:rsidRDefault="00791215" w:rsidP="00791215">
      <w:pPr>
        <w:numPr>
          <w:ilvl w:val="0"/>
          <w:numId w:val="18"/>
        </w:numPr>
        <w:jc w:val="both"/>
      </w:pPr>
      <w:r w:rsidRPr="00791215">
        <w:t>The technique must be able to express the randomness of the signal.</w:t>
      </w:r>
    </w:p>
    <w:p w:rsidR="00791215" w:rsidRPr="00791215" w:rsidRDefault="00791215" w:rsidP="00791215">
      <w:pPr>
        <w:numPr>
          <w:ilvl w:val="0"/>
          <w:numId w:val="18"/>
        </w:numPr>
        <w:jc w:val="both"/>
      </w:pPr>
      <w:r w:rsidRPr="00791215">
        <w:t>While the data is chaotic and nondeterministic, periodicity must be observable.</w:t>
      </w:r>
    </w:p>
    <w:p w:rsidR="00791215" w:rsidRPr="00791215" w:rsidRDefault="00791215" w:rsidP="00791215">
      <w:pPr>
        <w:numPr>
          <w:ilvl w:val="0"/>
          <w:numId w:val="18"/>
        </w:numPr>
        <w:jc w:val="both"/>
      </w:pPr>
      <w:r w:rsidRPr="00791215">
        <w:t>Transition Probability of one stage to another has to correspond with physiological meanings.</w:t>
      </w:r>
    </w:p>
    <w:p w:rsidR="00791215" w:rsidRDefault="00791215" w:rsidP="00791215">
      <w:pPr>
        <w:jc w:val="both"/>
      </w:pPr>
      <w:r w:rsidRPr="00791215">
        <w:t>During the analysis process to withdrawn the underlying ECG features, it is important to turn ECG signal from Time Series Domain into different other domains such as: Frequency Domain and Phase Space Domain.</w:t>
      </w:r>
    </w:p>
    <w:p w:rsidR="00E57E60" w:rsidRPr="00E57E60" w:rsidRDefault="00E57E60" w:rsidP="00791215">
      <w:pPr>
        <w:jc w:val="both"/>
        <w:rPr>
          <w:b/>
          <w:sz w:val="26"/>
          <w:szCs w:val="26"/>
        </w:rPr>
      </w:pPr>
      <w:r>
        <w:rPr>
          <w:b/>
          <w:sz w:val="26"/>
          <w:szCs w:val="26"/>
        </w:rPr>
        <w:t>1.5</w:t>
      </w:r>
      <w:r w:rsidRPr="00E57E60">
        <w:rPr>
          <w:b/>
          <w:sz w:val="26"/>
          <w:szCs w:val="26"/>
        </w:rPr>
        <w:t xml:space="preserve">.1 </w:t>
      </w:r>
      <w:r>
        <w:rPr>
          <w:b/>
          <w:sz w:val="26"/>
          <w:szCs w:val="26"/>
        </w:rPr>
        <w:t xml:space="preserve">    </w:t>
      </w:r>
      <w:r w:rsidRPr="00E57E60">
        <w:rPr>
          <w:b/>
          <w:sz w:val="26"/>
          <w:szCs w:val="26"/>
        </w:rPr>
        <w:t>ANALYSIS DOMAINS</w:t>
      </w:r>
    </w:p>
    <w:p w:rsidR="00791215" w:rsidRPr="00E57E60" w:rsidRDefault="00791215" w:rsidP="00E57E60">
      <w:pPr>
        <w:numPr>
          <w:ilvl w:val="0"/>
          <w:numId w:val="19"/>
        </w:numPr>
        <w:ind w:left="360"/>
        <w:jc w:val="both"/>
        <w:rPr>
          <w:b/>
        </w:rPr>
      </w:pPr>
      <w:r w:rsidRPr="00E57E60">
        <w:rPr>
          <w:b/>
        </w:rPr>
        <w:t>Time Series domain</w:t>
      </w:r>
    </w:p>
    <w:p w:rsidR="00791215" w:rsidRPr="00791215" w:rsidRDefault="00791215" w:rsidP="00791215">
      <w:pPr>
        <w:jc w:val="both"/>
      </w:pPr>
      <w:r w:rsidRPr="00791215">
        <w:lastRenderedPageBreak/>
        <w:t>In Time Series Domain, ECG signal is a sequence of measurement over the time. This domain gives the most basic information about the electrical activity of the heart through different cardiac circle and information regarding these activities is manifested in the shape of the waveform</w:t>
      </w:r>
      <w:r w:rsidR="00A63C83">
        <w:t xml:space="preserve"> as previously described in section 1.4</w:t>
      </w:r>
      <w:r w:rsidRPr="00791215">
        <w:t>. In order words, this domain allow us to withdraw information about the physiological activity of the heart over the time by interpreting the shape of the waveform. However, this technique depends heavily in the visual ability to spot out the unusual patterns of the signal, not taken into account the dynamical changes that caused the formation of these abnormalities. Although applying this visual technique in detecting the abnormalities within these signal yields appropriate information for detection of AMI, it is still not an appropriate approach for prediction because at this point, clinical symptoms have already occurred.</w:t>
      </w:r>
    </w:p>
    <w:p w:rsidR="00791215" w:rsidRPr="00E57E60" w:rsidRDefault="00791215" w:rsidP="00E57E60">
      <w:pPr>
        <w:numPr>
          <w:ilvl w:val="0"/>
          <w:numId w:val="19"/>
        </w:numPr>
        <w:ind w:left="360"/>
        <w:jc w:val="both"/>
        <w:rPr>
          <w:b/>
        </w:rPr>
      </w:pPr>
      <w:r w:rsidRPr="00E57E60">
        <w:rPr>
          <w:b/>
        </w:rPr>
        <w:t>Frequency Domain</w:t>
      </w:r>
    </w:p>
    <w:p w:rsidR="00791215" w:rsidRPr="00791215" w:rsidRDefault="00791215" w:rsidP="00791215">
      <w:pPr>
        <w:jc w:val="both"/>
      </w:pPr>
      <w:r w:rsidRPr="00791215">
        <w:t>The process of transforming ECG signal from time series domain into frequency domain is known as the Fourier Transform where the equation is described as following:</w:t>
      </w:r>
    </w:p>
    <w:p w:rsidR="00791215" w:rsidRPr="00791215" w:rsidRDefault="00791215" w:rsidP="00A63C83">
      <w:pPr>
        <w:jc w:val="center"/>
      </w:pPr>
      <w:r w:rsidRPr="00791215">
        <w:rPr>
          <w:noProof/>
          <w:lang w:eastAsia="en-US"/>
        </w:rPr>
        <w:drawing>
          <wp:inline distT="0" distB="0" distL="0" distR="0" wp14:anchorId="36C8216D" wp14:editId="36B71E21">
            <wp:extent cx="1542699" cy="264231"/>
            <wp:effectExtent l="0" t="0" r="635" b="2540"/>
            <wp:docPr id="44" name="Picture 44" descr="\hat{f}(\xi) = \int_{-\infty}^\infty f(x)\ e^{- 2\pi i x \xi}\,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t{f}(\xi) = \int_{-\infty}^\infty f(x)\ e^{- 2\pi i x \xi}\,d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0671" cy="323831"/>
                    </a:xfrm>
                    <a:prstGeom prst="rect">
                      <a:avLst/>
                    </a:prstGeom>
                    <a:noFill/>
                    <a:ln>
                      <a:noFill/>
                    </a:ln>
                  </pic:spPr>
                </pic:pic>
              </a:graphicData>
            </a:graphic>
          </wp:inline>
        </w:drawing>
      </w:r>
    </w:p>
    <w:p w:rsidR="00791215" w:rsidRPr="00791215" w:rsidRDefault="00791215" w:rsidP="00791215">
      <w:pPr>
        <w:jc w:val="both"/>
      </w:pPr>
      <w:r w:rsidRPr="00791215">
        <w:t xml:space="preserve">In this equation, </w:t>
      </w:r>
      <w:r w:rsidRPr="00791215">
        <w:rPr>
          <w:i/>
        </w:rPr>
        <w:t xml:space="preserve">f(x) </w:t>
      </w:r>
      <w:r w:rsidRPr="00791215">
        <w:t>is the modelling function in Time Series Domain. The transformation allows the breakdown of the original signal into its frequency components versus the signal amplitude.</w:t>
      </w:r>
    </w:p>
    <w:p w:rsidR="00791215" w:rsidRPr="00791215" w:rsidRDefault="00A63C83" w:rsidP="00791215">
      <w:pPr>
        <w:jc w:val="both"/>
      </w:pPr>
      <w:r>
        <w:t xml:space="preserve">In reality, </w:t>
      </w:r>
      <w:r w:rsidR="00791215" w:rsidRPr="00791215">
        <w:t xml:space="preserve">the modelling function of the signal is not available </w:t>
      </w:r>
      <w:r>
        <w:t>or too complicated to calculate. Then</w:t>
      </w:r>
      <w:r w:rsidR="00791215" w:rsidRPr="00791215">
        <w:t xml:space="preserve"> Fast Fourier Transform (FFT) is applied directly to a Time Series data set and turns it into frequency components. In this domain, informati</w:t>
      </w:r>
      <w:r>
        <w:t>on derived is the frequency of</w:t>
      </w:r>
      <w:r w:rsidR="00791215" w:rsidRPr="00791215">
        <w:t xml:space="preserve"> specific </w:t>
      </w:r>
      <w:r>
        <w:t>sinusoid components</w:t>
      </w:r>
      <w:r w:rsidR="00791215" w:rsidRPr="00791215">
        <w:t xml:space="preserve"> within the original signal and usually this technique is applied to withdraw the desired signal from noisy </w:t>
      </w:r>
      <w:r>
        <w:t>input</w:t>
      </w:r>
      <w:r w:rsidR="00791215" w:rsidRPr="00791215">
        <w:t>. After the range of frequency of interest has been selected and further processed, the inversion technique is applied to return the signal into the original Time Series domain:</w:t>
      </w:r>
    </w:p>
    <w:p w:rsidR="00791215" w:rsidRPr="00791215" w:rsidRDefault="00791215" w:rsidP="00A63C83">
      <w:pPr>
        <w:jc w:val="center"/>
      </w:pPr>
      <w:r w:rsidRPr="00791215">
        <w:rPr>
          <w:noProof/>
          <w:lang w:eastAsia="en-US"/>
        </w:rPr>
        <w:drawing>
          <wp:inline distT="0" distB="0" distL="0" distR="0" wp14:anchorId="2A0B9A87" wp14:editId="1A33EBE9">
            <wp:extent cx="1475382" cy="267012"/>
            <wp:effectExtent l="0" t="0" r="0" b="0"/>
            <wp:docPr id="49" name="Picture 49" descr="f(x) = \int_{-\infty}^\infty \hat f(\xi)\ e^{2 \pi i \xi x}\,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 = \int_{-\infty}^\infty \hat f(\xi)\ e^{2 \pi i \xi x}\,d\x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73" cy="281326"/>
                    </a:xfrm>
                    <a:prstGeom prst="rect">
                      <a:avLst/>
                    </a:prstGeom>
                    <a:noFill/>
                    <a:ln>
                      <a:noFill/>
                    </a:ln>
                  </pic:spPr>
                </pic:pic>
              </a:graphicData>
            </a:graphic>
          </wp:inline>
        </w:drawing>
      </w:r>
    </w:p>
    <w:p w:rsidR="00791215" w:rsidRPr="00791215" w:rsidRDefault="00791215" w:rsidP="00791215">
      <w:pPr>
        <w:jc w:val="both"/>
      </w:pPr>
      <w:r w:rsidRPr="00791215">
        <w:t xml:space="preserve">After the reversed transformation, visual technique is the applied to spot out the unusual waveform that corresponds with AMI. </w:t>
      </w:r>
    </w:p>
    <w:p w:rsidR="00791215" w:rsidRPr="00E57E60" w:rsidRDefault="00791215" w:rsidP="00E57E60">
      <w:pPr>
        <w:numPr>
          <w:ilvl w:val="0"/>
          <w:numId w:val="19"/>
        </w:numPr>
        <w:ind w:left="360"/>
        <w:jc w:val="both"/>
        <w:rPr>
          <w:b/>
        </w:rPr>
      </w:pPr>
      <w:r w:rsidRPr="00E57E60">
        <w:rPr>
          <w:b/>
        </w:rPr>
        <w:lastRenderedPageBreak/>
        <w:t>Phase Space Domain</w:t>
      </w:r>
    </w:p>
    <w:p w:rsidR="00791215" w:rsidRPr="00791215" w:rsidRDefault="00791215" w:rsidP="00791215">
      <w:pPr>
        <w:jc w:val="both"/>
      </w:pPr>
      <w:r w:rsidRPr="00791215">
        <w:t>Phase space domain represents for every possible states in which the signal can be</w:t>
      </w:r>
      <w:r w:rsidR="00A63C83">
        <w:t xml:space="preserve"> found therein</w:t>
      </w:r>
      <w:r w:rsidRPr="00791215">
        <w:t>. In this domain, each factors that contribute to the formation of the signal is categorized as a parameter, and each parameter is described as an imaginary axis in the phase space diagram. The state of the system is presented as a unique point within that diagram.</w:t>
      </w:r>
    </w:p>
    <w:p w:rsidR="008B75CF" w:rsidRDefault="00791215" w:rsidP="00791215">
      <w:pPr>
        <w:jc w:val="both"/>
      </w:pPr>
      <w:r w:rsidRPr="00791215">
        <w:t xml:space="preserve">The transformation of a signal into state space domain is particularly useful for analyzing the periodicity of the signal. Therefore, in our research methodology, we perform state space analysis in order to understand what truly contributes to the dynamical process of the heart that </w:t>
      </w:r>
      <w:r w:rsidR="00A63C83">
        <w:t>make</w:t>
      </w:r>
      <w:r w:rsidRPr="00791215">
        <w:t xml:space="preserve"> the signal repeats over the time. However, in order to per</w:t>
      </w:r>
      <w:r w:rsidR="00A63C83">
        <w:t>form phase space transformation, it is crucial that</w:t>
      </w:r>
      <w:r w:rsidRPr="00791215">
        <w:t xml:space="preserve"> the state equation of the system must be known. This is not usually the case because as previously discussed, the model that represent ECG signal is nondeterministic. Therefore</w:t>
      </w:r>
      <w:r w:rsidR="00A63C83">
        <w:t>,</w:t>
      </w:r>
      <w:r w:rsidRPr="00791215">
        <w:t xml:space="preserve"> the state equation is not available or too complica</w:t>
      </w:r>
      <w:r w:rsidR="00F35965">
        <w:t>ted to compute. In this case</w:t>
      </w:r>
      <w:r w:rsidRPr="00791215">
        <w:t xml:space="preserve"> probabilistic technique </w:t>
      </w:r>
      <w:r w:rsidR="00F35965">
        <w:t xml:space="preserve">will be applied and it </w:t>
      </w:r>
      <w:r w:rsidRPr="00791215">
        <w:t>works in a similar manner</w:t>
      </w:r>
      <w:r w:rsidR="00F35965">
        <w:t xml:space="preserve"> to phase space method</w:t>
      </w:r>
      <w:r w:rsidRPr="00791215">
        <w:t>.</w:t>
      </w:r>
      <w:r w:rsidR="00473D07">
        <w:t xml:space="preserve"> Relevant studies will be discussed in the next section.</w:t>
      </w:r>
    </w:p>
    <w:p w:rsidR="00E57E60" w:rsidRPr="00E57E60" w:rsidRDefault="00E57E60" w:rsidP="00791215">
      <w:pPr>
        <w:jc w:val="both"/>
        <w:rPr>
          <w:b/>
          <w:sz w:val="26"/>
          <w:szCs w:val="26"/>
        </w:rPr>
      </w:pPr>
      <w:r>
        <w:rPr>
          <w:b/>
          <w:sz w:val="26"/>
          <w:szCs w:val="26"/>
        </w:rPr>
        <w:t>1.5.2</w:t>
      </w:r>
      <w:r w:rsidRPr="00E57E60">
        <w:rPr>
          <w:b/>
          <w:sz w:val="26"/>
          <w:szCs w:val="26"/>
        </w:rPr>
        <w:t xml:space="preserve"> </w:t>
      </w:r>
      <w:r>
        <w:rPr>
          <w:b/>
          <w:sz w:val="26"/>
          <w:szCs w:val="26"/>
        </w:rPr>
        <w:t xml:space="preserve">    </w:t>
      </w:r>
      <w:r w:rsidRPr="00E57E60">
        <w:rPr>
          <w:b/>
          <w:sz w:val="26"/>
          <w:szCs w:val="26"/>
        </w:rPr>
        <w:t xml:space="preserve">ANALYSIS </w:t>
      </w:r>
      <w:r>
        <w:rPr>
          <w:b/>
          <w:sz w:val="26"/>
          <w:szCs w:val="26"/>
        </w:rPr>
        <w:t>TECHNIQUES</w:t>
      </w:r>
    </w:p>
    <w:p w:rsidR="002D4FF1" w:rsidRPr="002D4FF1" w:rsidRDefault="002D4FF1" w:rsidP="002D4FF1">
      <w:pPr>
        <w:jc w:val="both"/>
      </w:pPr>
      <w:r>
        <w:t>T</w:t>
      </w:r>
      <w:r w:rsidRPr="002D4FF1">
        <w:t xml:space="preserve">his </w:t>
      </w:r>
      <w:r>
        <w:t>section</w:t>
      </w:r>
      <w:r w:rsidRPr="002D4FF1">
        <w:t xml:space="preserve"> </w:t>
      </w:r>
      <w:r>
        <w:t>covers some famous analysis techniques that have been tremendously cultured with ECG. The main purposes of this section is to provide a broad view about many possibilities of applied statistics and mathematics in the field of medical application and diagnostic. These techniques will also be applied in this research. The implementation and result can be found in section II and III respectively.</w:t>
      </w:r>
    </w:p>
    <w:p w:rsidR="002D4FF1" w:rsidRPr="002D4FF1" w:rsidRDefault="002D4FF1" w:rsidP="002D4FF1">
      <w:pPr>
        <w:numPr>
          <w:ilvl w:val="0"/>
          <w:numId w:val="20"/>
        </w:numPr>
        <w:jc w:val="both"/>
        <w:rPr>
          <w:b/>
        </w:rPr>
      </w:pPr>
      <w:r w:rsidRPr="002D4FF1">
        <w:rPr>
          <w:b/>
        </w:rPr>
        <w:t>Logistic Regression</w:t>
      </w:r>
    </w:p>
    <w:p w:rsidR="001A2B15" w:rsidRPr="002D4FF1" w:rsidRDefault="002D4FF1" w:rsidP="002D4FF1">
      <w:pPr>
        <w:jc w:val="both"/>
      </w:pPr>
      <w:r w:rsidRPr="002D4FF1">
        <w:t xml:space="preserve">Logistic regression is a parametric model that calculates the probability for an event to happen basing on the data that has been captured in the past known as experience </w:t>
      </w:r>
      <w:r w:rsidRPr="002D4FF1">
        <w:fldChar w:fldCharType="begin"/>
      </w:r>
      <w:r w:rsidRPr="002D4FF1">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D4FF1">
        <w:fldChar w:fldCharType="separate"/>
      </w:r>
      <w:r w:rsidRPr="002D4FF1">
        <w:t>[</w:t>
      </w:r>
      <w:hyperlink w:anchor="_ENREF_34" w:tooltip="Dreiseitl, 2002 #29" w:history="1">
        <w:r w:rsidRPr="002D4FF1">
          <w:rPr>
            <w:rStyle w:val="Hyperlink"/>
          </w:rPr>
          <w:t>34</w:t>
        </w:r>
      </w:hyperlink>
      <w:r w:rsidRPr="002D4FF1">
        <w:t>]</w:t>
      </w:r>
      <w:r w:rsidRPr="002D4FF1">
        <w:fldChar w:fldCharType="end"/>
      </w:r>
      <w:r w:rsidRPr="002D4FF1">
        <w:t xml:space="preserve">. By applying logistic calculation, this model can analyze the strength of the relationship between categorized dependent parameters and the desired variable. After performing this calculation, Logistic Regression model can determine the core parameters that greatly affect the output of the system, and in addition, provide </w:t>
      </w:r>
      <w:r w:rsidRPr="002D4FF1">
        <w:lastRenderedPageBreak/>
        <w:t xml:space="preserve">a Logistic Function to calculate the output using these core parameters. When applied in clinical studies, Logistic Regression proves to be very powerful in </w:t>
      </w:r>
      <w:r w:rsidR="001A2B15">
        <w:t xml:space="preserve">detection of cardiac disease and </w:t>
      </w:r>
      <w:r w:rsidRPr="002D4FF1">
        <w:t xml:space="preserve">predicting mortality after hospital discharge basing on some crucial information regarding patients’ health </w:t>
      </w:r>
      <w:r w:rsidRPr="002D4FF1">
        <w:fldChar w:fldCharType="begin"/>
      </w:r>
      <w:r w:rsidRPr="002D4FF1">
        <w:instrText xml:space="preserve"> ADDIN EN.CITE &lt;EndNote&gt;&lt;Cite&gt;&lt;Author&gt;Kirkwood&lt;/Author&gt;&lt;Year&gt;1988&lt;/Year&gt;&lt;RecNum&gt;18&lt;/RecNum&gt;&lt;DisplayText&gt;[10]&lt;/DisplayText&gt;&lt;record&gt;&lt;rec-number&gt;18&lt;/rec-number&gt;&lt;foreign-keys&gt;&lt;key app="EN" db-id="0wxzzr5d9d5r0beffvzvzwvz022f9ft5dea2" timestamp="1461844340"&gt;18&lt;/key&gt;&lt;/foreign-keys&gt;&lt;ref-type name="Book"&gt;6&lt;/ref-type&gt;&lt;contributors&gt;&lt;authors&gt;&lt;author&gt;Kirkwood, Betty R&lt;/author&gt;&lt;/authors&gt;&lt;/contributors&gt;&lt;titles&gt;&lt;title&gt;Essentials of medical statistics&lt;/title&gt;&lt;/titles&gt;&lt;dates&gt;&lt;year&gt;1988&lt;/year&gt;&lt;/dates&gt;&lt;publisher&gt;Blackwell Scientific Publications&lt;/publisher&gt;&lt;isbn&gt;0632010525&lt;/isbn&gt;&lt;urls&gt;&lt;/urls&gt;&lt;/record&gt;&lt;/Cite&gt;&lt;/EndNote&gt;</w:instrText>
      </w:r>
      <w:r w:rsidRPr="002D4FF1">
        <w:fldChar w:fldCharType="separate"/>
      </w:r>
      <w:r w:rsidRPr="002D4FF1">
        <w:t>[</w:t>
      </w:r>
      <w:hyperlink w:anchor="_ENREF_10" w:tooltip="Kirkwood, 1988 #18" w:history="1">
        <w:r w:rsidRPr="002D4FF1">
          <w:rPr>
            <w:rStyle w:val="Hyperlink"/>
          </w:rPr>
          <w:t>10</w:t>
        </w:r>
      </w:hyperlink>
      <w:r w:rsidRPr="002D4FF1">
        <w:t>]</w:t>
      </w:r>
      <w:r w:rsidRPr="002D4FF1">
        <w:fldChar w:fldCharType="end"/>
      </w:r>
      <w:r w:rsidR="001A2B15">
        <w:t xml:space="preserve">. </w:t>
      </w:r>
    </w:p>
    <w:p w:rsidR="002D4FF1" w:rsidRPr="002D4FF1" w:rsidRDefault="002D4FF1" w:rsidP="002D4FF1">
      <w:pPr>
        <w:jc w:val="both"/>
      </w:pPr>
      <w:r w:rsidRPr="002D4FF1">
        <w:t xml:space="preserve">One remarkable application of Logistic Regression application in the field of medical diagnosis is the development of a simple risk score for assessing clinical severity of Acute Myocardial Infarction after Hospitalization </w:t>
      </w:r>
      <w:r w:rsidRPr="002D4FF1">
        <w:fldChar w:fldCharType="begin"/>
      </w:r>
      <w:r w:rsidRPr="002D4FF1">
        <w:instrText xml:space="preserve"> ADDIN EN.CITE &lt;EndNote&gt;&lt;Cite&gt;&lt;Author&gt;Jacobs&lt;/Author&gt;&lt;Year&gt;1999&lt;/Year&gt;&lt;RecNum&gt;20&lt;/RecNum&gt;&lt;DisplayText&gt;[35]&lt;/DisplayText&gt;&lt;record&gt;&lt;rec-number&gt;20&lt;/rec-number&gt;&lt;foreign-keys&gt;&lt;key app="EN" db-id="0wxzzr5d9d5r0beffvzvzwvz022f9ft5dea2" timestamp="1461844512"&gt;20&lt;/key&gt;&lt;/foreign-keys&gt;&lt;ref-type name="Journal Article"&gt;17&lt;/ref-type&gt;&lt;contributors&gt;&lt;authors&gt;&lt;author&gt;Jacobs, David R&lt;/author&gt;&lt;author&gt;Kroenke, Candyce&lt;/author&gt;&lt;author&gt;Crow, Richard&lt;/author&gt;&lt;author&gt;Deshpande, Mahesh&lt;/author&gt;&lt;author&gt;Gu, Dong Feng&lt;/author&gt;&lt;author&gt;Gatewood, Lael&lt;/author&gt;&lt;author&gt;Blackburn, Henry&lt;/author&gt;&lt;/authors&gt;&lt;/contributors&gt;&lt;titles&gt;&lt;title&gt;PREDICT: A Simple Risk Score for Clinical Severity and Long-Term Prognosis After Hospitalization for Acute Myocardial Infarction or Unstable Angina The Minnesota Heart Survey&lt;/title&gt;&lt;secondary-title&gt;Circulation&lt;/secondary-title&gt;&lt;/titles&gt;&lt;periodical&gt;&lt;full-title&gt;Circulation&lt;/full-title&gt;&lt;/periodical&gt;&lt;pages&gt;599-607&lt;/pages&gt;&lt;volume&gt;100&lt;/volume&gt;&lt;number&gt;6&lt;/number&gt;&lt;dates&gt;&lt;year&gt;1999&lt;/year&gt;&lt;/dates&gt;&lt;isbn&gt;0009-7322&lt;/isbn&gt;&lt;urls&gt;&lt;/urls&gt;&lt;/record&gt;&lt;/Cite&gt;&lt;/EndNote&gt;</w:instrText>
      </w:r>
      <w:r w:rsidRPr="002D4FF1">
        <w:fldChar w:fldCharType="separate"/>
      </w:r>
      <w:r w:rsidRPr="002D4FF1">
        <w:t>[</w:t>
      </w:r>
      <w:hyperlink w:anchor="_ENREF_35" w:tooltip="Jacobs, 1999 #20" w:history="1">
        <w:r w:rsidRPr="002D4FF1">
          <w:rPr>
            <w:rStyle w:val="Hyperlink"/>
          </w:rPr>
          <w:t>35</w:t>
        </w:r>
      </w:hyperlink>
      <w:r w:rsidRPr="002D4FF1">
        <w:t>]</w:t>
      </w:r>
      <w:r w:rsidRPr="002D4FF1">
        <w:fldChar w:fldCharType="end"/>
      </w:r>
      <w:r w:rsidRPr="002D4FF1">
        <w:t>, by Jacob, PhD and Henry, MD. This article strives to evaluate long term mortality risk for patient with acute myocardial infarction after hospital discharge within 6 years. The study found out strong correlation between mortality and clinical parameters including shock, heart failure, ECG finding, kidney function, and age. In general, patients who have their risk score greater than 16 points are 22 times more likely to die within the next 6 years than whose score ranges from 0 to 1. The result was compared with actual death certificate and the model proved to be very accurate.</w:t>
      </w:r>
    </w:p>
    <w:p w:rsidR="002D4FF1" w:rsidRPr="002D4FF1" w:rsidRDefault="002D4FF1" w:rsidP="002D4FF1">
      <w:pPr>
        <w:numPr>
          <w:ilvl w:val="0"/>
          <w:numId w:val="20"/>
        </w:numPr>
        <w:jc w:val="both"/>
        <w:rPr>
          <w:b/>
        </w:rPr>
      </w:pPr>
      <w:r w:rsidRPr="002D4FF1">
        <w:rPr>
          <w:b/>
        </w:rPr>
        <w:t>Artificial Neural Network</w:t>
      </w:r>
    </w:p>
    <w:p w:rsidR="001A2B15" w:rsidRDefault="002D4FF1" w:rsidP="002D4FF1">
      <w:pPr>
        <w:jc w:val="both"/>
      </w:pPr>
      <w:r w:rsidRPr="002D4FF1">
        <w:t xml:space="preserve">Artificial Neural Network (ANN) is the general term for a group of Biological Neural Networks models that mimics human cognitive ability to </w:t>
      </w:r>
      <w:r w:rsidR="001A2B15">
        <w:t xml:space="preserve">detect an event or to make </w:t>
      </w:r>
      <w:r w:rsidRPr="002D4FF1">
        <w:t xml:space="preserve">future predictions basing on the past experience </w:t>
      </w:r>
      <w:r w:rsidRPr="002D4FF1">
        <w:fldChar w:fldCharType="begin"/>
      </w:r>
      <w:r w:rsidRPr="002D4FF1">
        <w:instrText xml:space="preserve"> ADDIN EN.CITE &lt;EndNote&gt;&lt;Cite&gt;&lt;Author&gt;Gurney&lt;/Author&gt;&lt;Year&gt;1997&lt;/Year&gt;&lt;RecNum&gt;38&lt;/RecNum&gt;&lt;DisplayText&gt;[36]&lt;/DisplayText&gt;&lt;record&gt;&lt;rec-number&gt;38&lt;/rec-number&gt;&lt;foreign-keys&gt;&lt;key app="EN" db-id="0wxzzr5d9d5r0beffvzvzwvz022f9ft5dea2" timestamp="1461878909"&gt;38&lt;/key&gt;&lt;/foreign-keys&gt;&lt;ref-type name="Book"&gt;6&lt;/ref-type&gt;&lt;contributors&gt;&lt;authors&gt;&lt;author&gt;Gurney, Kevin&lt;/author&gt;&lt;/authors&gt;&lt;/contributors&gt;&lt;titles&gt;&lt;title&gt;An introduction to neural networks&lt;/title&gt;&lt;/titles&gt;&lt;dates&gt;&lt;year&gt;1997&lt;/year&gt;&lt;/dates&gt;&lt;publisher&gt;CRC press&lt;/publisher&gt;&lt;isbn&gt;1857285034&lt;/isbn&gt;&lt;urls&gt;&lt;/urls&gt;&lt;/record&gt;&lt;/Cite&gt;&lt;/EndNote&gt;</w:instrText>
      </w:r>
      <w:r w:rsidRPr="002D4FF1">
        <w:fldChar w:fldCharType="separate"/>
      </w:r>
      <w:r w:rsidRPr="002D4FF1">
        <w:t>[</w:t>
      </w:r>
      <w:hyperlink w:anchor="_ENREF_36" w:tooltip="Gurney, 1997 #38" w:history="1">
        <w:r w:rsidRPr="002D4FF1">
          <w:rPr>
            <w:rStyle w:val="Hyperlink"/>
          </w:rPr>
          <w:t>36</w:t>
        </w:r>
      </w:hyperlink>
      <w:r w:rsidRPr="002D4FF1">
        <w:t>]</w:t>
      </w:r>
      <w:r w:rsidRPr="002D4FF1">
        <w:fldChar w:fldCharType="end"/>
      </w:r>
      <w:r w:rsidRPr="002D4FF1">
        <w:t>. Similar to Logistic Regression, ANN models also learn how to calculate the provided inputs in order to give the final estimate. However, the main difference is that while Logistic Regression uses Logistic Calculation to analyze the strength of parameters’ relationship, ANN treats each input parameters as an interconnected neuron that exchanges information with one another</w:t>
      </w:r>
      <w:r w:rsidR="001A2B15">
        <w:t xml:space="preserve"> as shown in the figure below</w:t>
      </w:r>
      <w:r w:rsidRPr="002D4FF1">
        <w:t xml:space="preserve">. </w:t>
      </w:r>
    </w:p>
    <w:p w:rsidR="001A2B15" w:rsidRDefault="001A2B15" w:rsidP="001A2B15">
      <w:pPr>
        <w:jc w:val="center"/>
      </w:pPr>
      <w:r w:rsidRPr="001A2B15">
        <w:rPr>
          <w:noProof/>
          <w:lang w:eastAsia="en-US"/>
        </w:rPr>
        <w:drawing>
          <wp:inline distT="0" distB="0" distL="0" distR="0" wp14:anchorId="54EE0C54" wp14:editId="4B5BE5AE">
            <wp:extent cx="2619375" cy="2021647"/>
            <wp:effectExtent l="0" t="0" r="0" b="0"/>
            <wp:docPr id="2106" name="Picture 689" descr="https://www.gamec.sk/images/nn-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689" descr="https://www.gamec.sk/images/nn-b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0664" cy="2030360"/>
                    </a:xfrm>
                    <a:prstGeom prst="rect">
                      <a:avLst/>
                    </a:prstGeom>
                    <a:noFill/>
                    <a:ln>
                      <a:noFill/>
                    </a:ln>
                    <a:extLst/>
                  </pic:spPr>
                </pic:pic>
              </a:graphicData>
            </a:graphic>
          </wp:inline>
        </w:drawing>
      </w:r>
    </w:p>
    <w:p w:rsidR="001A2B15" w:rsidRPr="001A2B15" w:rsidRDefault="001A2B15" w:rsidP="001A2B15">
      <w:pPr>
        <w:jc w:val="center"/>
        <w:rPr>
          <w:i/>
        </w:rPr>
      </w:pPr>
      <w:r w:rsidRPr="001A2B15">
        <w:rPr>
          <w:b/>
          <w:i/>
        </w:rPr>
        <w:lastRenderedPageBreak/>
        <w:t>Figure 10:</w:t>
      </w:r>
      <w:r w:rsidRPr="001A2B15">
        <w:rPr>
          <w:i/>
        </w:rPr>
        <w:t xml:space="preserve"> The Artificial Neural Network model</w:t>
      </w:r>
    </w:p>
    <w:p w:rsidR="002D4FF1" w:rsidRPr="002D4FF1" w:rsidRDefault="002D4FF1" w:rsidP="002D4FF1">
      <w:pPr>
        <w:jc w:val="both"/>
      </w:pPr>
      <w:r w:rsidRPr="002D4FF1">
        <w:t xml:space="preserve">Each neuron also contains an adaptive weight representing for its degree of importance on the final result </w:t>
      </w:r>
      <w:r w:rsidRPr="002D4FF1">
        <w:fldChar w:fldCharType="begin"/>
      </w:r>
      <w:r w:rsidRPr="002D4FF1">
        <w:instrText xml:space="preserve"> ADDIN EN.CITE &lt;EndNote&gt;&lt;Cite&gt;&lt;Author&gt;Hagan&lt;/Author&gt;&lt;Year&gt;1996&lt;/Year&gt;&lt;RecNum&gt;21&lt;/RecNum&gt;&lt;DisplayText&gt;[37]&lt;/DisplayText&gt;&lt;record&gt;&lt;rec-number&gt;21&lt;/rec-number&gt;&lt;foreign-keys&gt;&lt;key app="EN" db-id="0wxzzr5d9d5r0beffvzvzwvz022f9ft5dea2" timestamp="1461844637"&gt;21&lt;/key&gt;&lt;/foreign-keys&gt;&lt;ref-type name="Book"&gt;6&lt;/ref-type&gt;&lt;contributors&gt;&lt;authors&gt;&lt;author&gt;Hagan, Martin T&lt;/author&gt;&lt;author&gt;Demuth, Howard B&lt;/author&gt;&lt;author&gt;Beale, Mark H&lt;/author&gt;&lt;author&gt;De Jesús, Orlando&lt;/author&gt;&lt;/authors&gt;&lt;/contributors&gt;&lt;titles&gt;&lt;title&gt;Neural network design&lt;/title&gt;&lt;/titles&gt;&lt;volume&gt;20&lt;/volume&gt;&lt;dates&gt;&lt;year&gt;1996&lt;/year&gt;&lt;/dates&gt;&lt;publisher&gt;PWS publishing company Boston&lt;/publisher&gt;&lt;urls&gt;&lt;/urls&gt;&lt;/record&gt;&lt;/Cite&gt;&lt;/EndNote&gt;</w:instrText>
      </w:r>
      <w:r w:rsidRPr="002D4FF1">
        <w:fldChar w:fldCharType="separate"/>
      </w:r>
      <w:r w:rsidRPr="002D4FF1">
        <w:t>[</w:t>
      </w:r>
      <w:hyperlink w:anchor="_ENREF_37" w:tooltip="Hagan, 1996 #21" w:history="1">
        <w:r w:rsidRPr="002D4FF1">
          <w:rPr>
            <w:rStyle w:val="Hyperlink"/>
          </w:rPr>
          <w:t>37</w:t>
        </w:r>
      </w:hyperlink>
      <w:r w:rsidRPr="002D4FF1">
        <w:t>]</w:t>
      </w:r>
      <w:r w:rsidRPr="002D4FF1">
        <w:fldChar w:fldCharType="end"/>
      </w:r>
      <w:r w:rsidRPr="002D4FF1">
        <w:t xml:space="preserve">. Then by applying a predefined Training Function, ANN can </w:t>
      </w:r>
      <w:r w:rsidR="001A2B15">
        <w:t>calculate</w:t>
      </w:r>
      <w:r w:rsidRPr="002D4FF1">
        <w:t xml:space="preserve"> the desired parameter basing on all of the input parameters. This ability, therefore, allow ANN to base the </w:t>
      </w:r>
      <w:r w:rsidR="001A2B15">
        <w:t>calibration</w:t>
      </w:r>
      <w:r w:rsidRPr="002D4FF1">
        <w:t xml:space="preserve"> on very large amount of available input parameters which render other forecasting models poorly performed because of the tremendous calibration associated </w:t>
      </w:r>
      <w:r w:rsidRPr="002D4FF1">
        <w:fldChar w:fldCharType="begin"/>
      </w:r>
      <w:r w:rsidRPr="002D4FF1">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D4FF1">
        <w:fldChar w:fldCharType="separate"/>
      </w:r>
      <w:r w:rsidRPr="002D4FF1">
        <w:t>[</w:t>
      </w:r>
      <w:hyperlink w:anchor="_ENREF_38" w:tooltip="Hassoun, 1995 #23" w:history="1">
        <w:r w:rsidRPr="002D4FF1">
          <w:rPr>
            <w:rStyle w:val="Hyperlink"/>
          </w:rPr>
          <w:t>38</w:t>
        </w:r>
      </w:hyperlink>
      <w:r w:rsidRPr="002D4FF1">
        <w:t>]</w:t>
      </w:r>
      <w:r w:rsidRPr="002D4FF1">
        <w:fldChar w:fldCharType="end"/>
      </w:r>
      <w:r w:rsidRPr="002D4FF1">
        <w:t xml:space="preserve">. However, its strength also implies its weakness. In order to perform ANN with </w:t>
      </w:r>
      <w:r w:rsidR="001A2B15">
        <w:t>tremendous</w:t>
      </w:r>
      <w:r w:rsidRPr="002D4FF1">
        <w:t xml:space="preserve"> amount of input parameters, a computer system with strong processing power and large data storage must be used </w:t>
      </w:r>
      <w:r w:rsidRPr="002D4FF1">
        <w:fldChar w:fldCharType="begin"/>
      </w:r>
      <w:r w:rsidRPr="002D4FF1">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D4FF1">
        <w:fldChar w:fldCharType="separate"/>
      </w:r>
      <w:r w:rsidRPr="002D4FF1">
        <w:t>[</w:t>
      </w:r>
      <w:hyperlink w:anchor="_ENREF_38" w:tooltip="Hassoun, 1995 #23" w:history="1">
        <w:r w:rsidRPr="002D4FF1">
          <w:rPr>
            <w:rStyle w:val="Hyperlink"/>
          </w:rPr>
          <w:t>38</w:t>
        </w:r>
      </w:hyperlink>
      <w:r w:rsidRPr="002D4FF1">
        <w:t>]</w:t>
      </w:r>
      <w:r w:rsidRPr="002D4FF1">
        <w:fldChar w:fldCharType="end"/>
      </w:r>
      <w:r w:rsidRPr="002D4FF1">
        <w:t>, thus making these models not available for small scale analysis.</w:t>
      </w:r>
    </w:p>
    <w:p w:rsidR="002D4FF1" w:rsidRPr="002D4FF1" w:rsidRDefault="002D4FF1" w:rsidP="002D4FF1">
      <w:pPr>
        <w:jc w:val="both"/>
      </w:pPr>
      <w:r w:rsidRPr="002D4FF1">
        <w:t xml:space="preserve">In real - life application, ANN excels as a method for classification </w:t>
      </w:r>
      <w:r w:rsidRPr="002D4FF1">
        <w:fldChar w:fldCharType="begin"/>
      </w:r>
      <w:r w:rsidRPr="002D4FF1">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D4FF1">
        <w:fldChar w:fldCharType="separate"/>
      </w:r>
      <w:r w:rsidRPr="002D4FF1">
        <w:t>[</w:t>
      </w:r>
      <w:hyperlink w:anchor="_ENREF_34" w:tooltip="Dreiseitl, 2002 #29" w:history="1">
        <w:r w:rsidRPr="002D4FF1">
          <w:rPr>
            <w:rStyle w:val="Hyperlink"/>
          </w:rPr>
          <w:t>34</w:t>
        </w:r>
      </w:hyperlink>
      <w:r w:rsidRPr="002D4FF1">
        <w:t>]</w:t>
      </w:r>
      <w:r w:rsidRPr="002D4FF1">
        <w:fldChar w:fldCharType="end"/>
      </w:r>
      <w:r w:rsidRPr="002D4FF1">
        <w:t xml:space="preserve">, pattern recognition </w:t>
      </w:r>
      <w:r w:rsidRPr="002D4FF1">
        <w:fldChar w:fldCharType="begin"/>
      </w:r>
      <w:r w:rsidRPr="002D4FF1">
        <w:instrText xml:space="preserve"> ADDIN EN.CITE &lt;EndNote&gt;&lt;Cite&gt;&lt;Author&gt;Pao&lt;/Author&gt;&lt;Year&gt;1989&lt;/Year&gt;&lt;RecNum&gt;25&lt;/RecNum&gt;&lt;DisplayText&gt;[39]&lt;/DisplayText&gt;&lt;record&gt;&lt;rec-number&gt;25&lt;/rec-number&gt;&lt;foreign-keys&gt;&lt;key app="EN" db-id="0wxzzr5d9d5r0beffvzvzwvz022f9ft5dea2" timestamp="1461844970"&gt;25&lt;/key&gt;&lt;/foreign-keys&gt;&lt;ref-type name="Journal Article"&gt;17&lt;/ref-type&gt;&lt;contributors&gt;&lt;authors&gt;&lt;author&gt;Pao, Yohhan&lt;/author&gt;&lt;/authors&gt;&lt;/contributors&gt;&lt;titles&gt;&lt;title&gt;Adaptive pattern recognition and neural networks&lt;/title&gt;&lt;/titles&gt;&lt;dates&gt;&lt;year&gt;1989&lt;/year&gt;&lt;/dates&gt;&lt;urls&gt;&lt;/urls&gt;&lt;/record&gt;&lt;/Cite&gt;&lt;/EndNote&gt;</w:instrText>
      </w:r>
      <w:r w:rsidRPr="002D4FF1">
        <w:fldChar w:fldCharType="separate"/>
      </w:r>
      <w:r w:rsidRPr="002D4FF1">
        <w:t>[</w:t>
      </w:r>
      <w:hyperlink w:anchor="_ENREF_39" w:tooltip="Pao, 1989 #25" w:history="1">
        <w:r w:rsidRPr="002D4FF1">
          <w:rPr>
            <w:rStyle w:val="Hyperlink"/>
          </w:rPr>
          <w:t>39</w:t>
        </w:r>
      </w:hyperlink>
      <w:r w:rsidRPr="002D4FF1">
        <w:t>]</w:t>
      </w:r>
      <w:r w:rsidRPr="002D4FF1">
        <w:fldChar w:fldCharType="end"/>
      </w:r>
      <w:r w:rsidRPr="002D4FF1">
        <w:t xml:space="preserve">, data processing and robotic control </w:t>
      </w:r>
      <w:r w:rsidRPr="002D4FF1">
        <w:fldChar w:fldCharType="begin"/>
      </w:r>
      <w:r w:rsidRPr="002D4FF1">
        <w:instrText xml:space="preserve"> ADDIN EN.CITE &lt;EndNote&gt;&lt;Cite&gt;&lt;Author&gt;Brooks&lt;/Author&gt;&lt;Year&gt;1989&lt;/Year&gt;&lt;RecNum&gt;27&lt;/RecNum&gt;&lt;DisplayText&gt;[40]&lt;/DisplayText&gt;&lt;record&gt;&lt;rec-number&gt;27&lt;/rec-number&gt;&lt;foreign-keys&gt;&lt;key app="EN" db-id="0wxzzr5d9d5r0beffvzvzwvz022f9ft5dea2" timestamp="1461845134"&gt;27&lt;/key&gt;&lt;/foreign-keys&gt;&lt;ref-type name="Journal Article"&gt;17&lt;/ref-type&gt;&lt;contributors&gt;&lt;authors&gt;&lt;author&gt;Brooks, Rodney A&lt;/author&gt;&lt;/authors&gt;&lt;/contributors&gt;&lt;titles&gt;&lt;title&gt;A robot that walks; emergent behaviors from a carefully evolved network&lt;/title&gt;&lt;secondary-title&gt;Neural computation&lt;/secondary-title&gt;&lt;/titles&gt;&lt;periodical&gt;&lt;full-title&gt;Neural computation&lt;/full-title&gt;&lt;/periodical&gt;&lt;pages&gt;253-262&lt;/pages&gt;&lt;volume&gt;1&lt;/volume&gt;&lt;number&gt;2&lt;/number&gt;&lt;dates&gt;&lt;year&gt;1989&lt;/year&gt;&lt;/dates&gt;&lt;urls&gt;&lt;/urls&gt;&lt;/record&gt;&lt;/Cite&gt;&lt;/EndNote&gt;</w:instrText>
      </w:r>
      <w:r w:rsidRPr="002D4FF1">
        <w:fldChar w:fldCharType="separate"/>
      </w:r>
      <w:r w:rsidRPr="002D4FF1">
        <w:t>[</w:t>
      </w:r>
      <w:hyperlink w:anchor="_ENREF_40" w:tooltip="Brooks, 1989 #27" w:history="1">
        <w:r w:rsidRPr="002D4FF1">
          <w:rPr>
            <w:rStyle w:val="Hyperlink"/>
          </w:rPr>
          <w:t>40</w:t>
        </w:r>
      </w:hyperlink>
      <w:r w:rsidRPr="002D4FF1">
        <w:t>]</w:t>
      </w:r>
      <w:r w:rsidRPr="002D4FF1">
        <w:fldChar w:fldCharType="end"/>
      </w:r>
      <w:r w:rsidRPr="002D4FF1">
        <w:t xml:space="preserve">. In the field of time series analysis for clinical diagnosis and prognostic, ANN thrives as a long term forecasting models that predict accurately the outcome of diseases given with large amount of input parameters representing patient current condition. One noticeable study is the “Prediction of protein stability changes upon single-point mutations” </w:t>
      </w:r>
      <w:r w:rsidRPr="002D4FF1">
        <w:fldChar w:fldCharType="begin"/>
      </w:r>
      <w:r w:rsidRPr="002D4FF1">
        <w:instrText xml:space="preserve"> ADDIN EN.CITE &lt;EndNote&gt;&lt;Cite&gt;&lt;Author&gt;Capriotti&lt;/Author&gt;&lt;Year&gt;2004&lt;/Year&gt;&lt;RecNum&gt;28&lt;/RecNum&gt;&lt;DisplayText&gt;[41]&lt;/DisplayText&gt;&lt;record&gt;&lt;rec-number&gt;28&lt;/rec-number&gt;&lt;foreign-keys&gt;&lt;key app="EN" db-id="0wxzzr5d9d5r0beffvzvzwvz022f9ft5dea2" timestamp="1461845183"&gt;28&lt;/key&gt;&lt;/foreign-keys&gt;&lt;ref-type name="Journal Article"&gt;17&lt;/ref-type&gt;&lt;contributors&gt;&lt;authors&gt;&lt;author&gt;Capriotti, Emidio&lt;/author&gt;&lt;author&gt;Fariselli, Piero&lt;/author&gt;&lt;author&gt;Casadio, Rita&lt;/author&gt;&lt;/authors&gt;&lt;/contributors&gt;&lt;titles&gt;&lt;title&gt;A neural-network-based method for predicting protein stability changes upon single point mutations&lt;/title&gt;&lt;secondary-title&gt;Bioinformatics&lt;/secondary-title&gt;&lt;/titles&gt;&lt;periodical&gt;&lt;full-title&gt;Bioinformatics&lt;/full-title&gt;&lt;/periodical&gt;&lt;pages&gt;i63-i68&lt;/pages&gt;&lt;volume&gt;20&lt;/volume&gt;&lt;number&gt;suppl 1&lt;/number&gt;&lt;dates&gt;&lt;year&gt;2004&lt;/year&gt;&lt;/dates&gt;&lt;isbn&gt;1367-4803&lt;/isbn&gt;&lt;urls&gt;&lt;/urls&gt;&lt;/record&gt;&lt;/Cite&gt;&lt;/EndNote&gt;</w:instrText>
      </w:r>
      <w:r w:rsidRPr="002D4FF1">
        <w:fldChar w:fldCharType="separate"/>
      </w:r>
      <w:r w:rsidRPr="002D4FF1">
        <w:t>[</w:t>
      </w:r>
      <w:hyperlink w:anchor="_ENREF_41" w:tooltip="Capriotti, 2004 #28" w:history="1">
        <w:r w:rsidRPr="002D4FF1">
          <w:rPr>
            <w:rStyle w:val="Hyperlink"/>
          </w:rPr>
          <w:t>41</w:t>
        </w:r>
      </w:hyperlink>
      <w:r w:rsidRPr="002D4FF1">
        <w:t>]</w:t>
      </w:r>
      <w:r w:rsidRPr="002D4FF1">
        <w:fldChar w:fldCharType="end"/>
      </w:r>
      <w:r w:rsidRPr="002D4FF1">
        <w:t>, as described by Emidio, Pierro and Rita. This study involves creating an ANN system on top of a dataset of 1</w:t>
      </w:r>
      <w:r w:rsidR="001A2B15">
        <w:t>,</w:t>
      </w:r>
      <w:r w:rsidRPr="002D4FF1">
        <w:t xml:space="preserve">615 mutations documented with numerous input parameters and outcomes. In final, this model was capable of analyzing the whole system and giving a prediction up to 90% in accuracy about the changes of protein stability. In another study, the author Stephan and Lucia make “A comparison about the methodology and clinical application of Logistic Regression and Artificial Neural Network” </w:t>
      </w:r>
      <w:r w:rsidRPr="002D4FF1">
        <w:fldChar w:fldCharType="begin"/>
      </w:r>
      <w:r w:rsidRPr="002D4FF1">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D4FF1">
        <w:fldChar w:fldCharType="separate"/>
      </w:r>
      <w:r w:rsidRPr="002D4FF1">
        <w:t>[</w:t>
      </w:r>
      <w:hyperlink w:anchor="_ENREF_34" w:tooltip="Dreiseitl, 2002 #29" w:history="1">
        <w:r w:rsidRPr="002D4FF1">
          <w:rPr>
            <w:rStyle w:val="Hyperlink"/>
          </w:rPr>
          <w:t>34</w:t>
        </w:r>
      </w:hyperlink>
      <w:r w:rsidRPr="002D4FF1">
        <w:t>]</w:t>
      </w:r>
      <w:r w:rsidRPr="002D4FF1">
        <w:fldChar w:fldCharType="end"/>
      </w:r>
      <w:r w:rsidRPr="002D4FF1">
        <w:t>. The result is quite i</w:t>
      </w:r>
      <w:r w:rsidR="001A2B15">
        <w:t>nteresting, where the final conclusion is that</w:t>
      </w:r>
      <w:r w:rsidRPr="002D4FF1">
        <w:t xml:space="preserve"> ANN is the generalized version of Logistic Regression and both perform well in the field of Biomedical Diagnosis. However, one worth mentioning weakness of ANN over Logistic Regression is that, as described above, the former takes up much mo</w:t>
      </w:r>
      <w:r w:rsidR="001A2B15">
        <w:t>re computer resources for</w:t>
      </w:r>
      <w:r w:rsidRPr="002D4FF1">
        <w:t xml:space="preserve"> calibration than the latter.</w:t>
      </w:r>
    </w:p>
    <w:p w:rsidR="002D4FF1" w:rsidRPr="00147064" w:rsidRDefault="00147064" w:rsidP="00147064">
      <w:pPr>
        <w:numPr>
          <w:ilvl w:val="0"/>
          <w:numId w:val="20"/>
        </w:numPr>
        <w:jc w:val="both"/>
        <w:rPr>
          <w:b/>
        </w:rPr>
      </w:pPr>
      <w:r w:rsidRPr="00147064">
        <w:rPr>
          <w:b/>
        </w:rPr>
        <w:t>k-nearest neighbor approximation</w:t>
      </w:r>
    </w:p>
    <w:p w:rsidR="002D4FF1" w:rsidRDefault="002D4FF1" w:rsidP="002D4FF1">
      <w:pPr>
        <w:jc w:val="both"/>
      </w:pPr>
      <w:r w:rsidRPr="002D4FF1">
        <w:t xml:space="preserve">For a robust description, k-NN approximation method is a nonparametric models used for classification and regression. The method is powerful yet simple to apply. The principle of the technique is that similar inputs will create similar outputs and is utilized to provide estimate for time </w:t>
      </w:r>
      <w:r w:rsidRPr="002D4FF1">
        <w:lastRenderedPageBreak/>
        <w:t xml:space="preserve">series. When applied in clinical situation for long term forecasting, k-NN analyzes the trend of the past data and create a collection of dataset categorized with some similar properties </w:t>
      </w:r>
      <w:r w:rsidRPr="002D4FF1">
        <w:fldChar w:fldCharType="begin"/>
      </w:r>
      <w:r w:rsidRPr="002D4FF1">
        <w:instrText xml:space="preserve"> ADDIN EN.CITE &lt;EndNote&gt;&lt;Cite&gt;&lt;Author&gt;Sorjamaa&lt;/Author&gt;&lt;Year&gt;2007&lt;/Year&gt;&lt;RecNum&gt;30&lt;/RecNum&gt;&lt;DisplayText&gt;[42]&lt;/DisplayText&gt;&lt;record&gt;&lt;rec-number&gt;30&lt;/rec-number&gt;&lt;foreign-keys&gt;&lt;key app="EN" db-id="0wxzzr5d9d5r0beffvzvzwvz022f9ft5dea2" timestamp="1461877605"&gt;30&lt;/key&gt;&lt;/foreign-keys&gt;&lt;ref-type name="Journal Article"&gt;17&lt;/ref-type&gt;&lt;contributors&gt;&lt;authors&gt;&lt;author&gt;Sorjamaa, Antti&lt;/author&gt;&lt;author&gt;Hao, Jin&lt;/author&gt;&lt;author&gt;Reyhani, Nima&lt;/author&gt;&lt;author&gt;Ji, Yongnan&lt;/author&gt;&lt;author&gt;Lendasse, Amaury&lt;/author&gt;&lt;/authors&gt;&lt;/contributors&gt;&lt;titles&gt;&lt;title&gt;Methodology for long-term prediction of time series&lt;/title&gt;&lt;secondary-title&gt;Neurocomputing&lt;/secondary-title&gt;&lt;/titles&gt;&lt;periodical&gt;&lt;full-title&gt;Neurocomputing&lt;/full-title&gt;&lt;/periodical&gt;&lt;pages&gt;2861-2869&lt;/pages&gt;&lt;volume&gt;70&lt;/volume&gt;&lt;number&gt;16&lt;/number&gt;&lt;dates&gt;&lt;year&gt;2007&lt;/year&gt;&lt;/dates&gt;&lt;isbn&gt;0925-2312&lt;/isbn&gt;&lt;urls&gt;&lt;/urls&gt;&lt;/record&gt;&lt;/Cite&gt;&lt;/EndNote&gt;</w:instrText>
      </w:r>
      <w:r w:rsidRPr="002D4FF1">
        <w:fldChar w:fldCharType="separate"/>
      </w:r>
      <w:r w:rsidRPr="002D4FF1">
        <w:t>[</w:t>
      </w:r>
      <w:hyperlink w:anchor="_ENREF_42" w:tooltip="Sorjamaa, 2007 #30" w:history="1">
        <w:r w:rsidRPr="002D4FF1">
          <w:rPr>
            <w:rStyle w:val="Hyperlink"/>
          </w:rPr>
          <w:t>42</w:t>
        </w:r>
      </w:hyperlink>
      <w:r w:rsidRPr="002D4FF1">
        <w:t>]</w:t>
      </w:r>
      <w:r w:rsidRPr="002D4FF1">
        <w:fldChar w:fldCharType="end"/>
      </w:r>
      <w:r w:rsidRPr="002D4FF1">
        <w:t>. This model then determines the most similar data point to the current data point</w:t>
      </w:r>
      <w:r w:rsidR="00A049DE">
        <w:t xml:space="preserve"> in order to perform detection</w:t>
      </w:r>
      <w:r w:rsidRPr="002D4FF1">
        <w:t xml:space="preserve"> </w:t>
      </w:r>
      <w:r w:rsidR="00A049DE">
        <w:t>or</w:t>
      </w:r>
      <w:r w:rsidRPr="002D4FF1">
        <w:t xml:space="preserve"> provides the next stage of this data point as the prediction. The advantage of this model is that k-NN approximation model is easy to apply and the associated hardware system does not need strong computational power. However, the drawback is that </w:t>
      </w:r>
      <w:r w:rsidR="00A049DE">
        <w:t>it is not complex and dynamic enough for many chaotic and nondeterministic systems such as biological systems</w:t>
      </w:r>
      <w:r w:rsidRPr="002D4FF1">
        <w:t>.</w:t>
      </w:r>
    </w:p>
    <w:p w:rsidR="00A049DE" w:rsidRDefault="00A049DE" w:rsidP="00147064">
      <w:pPr>
        <w:jc w:val="center"/>
      </w:pPr>
      <w:r w:rsidRPr="00A049DE">
        <w:rPr>
          <w:noProof/>
          <w:lang w:eastAsia="en-US"/>
        </w:rPr>
        <w:drawing>
          <wp:inline distT="0" distB="0" distL="0" distR="0" wp14:anchorId="1F872505" wp14:editId="1EA3FE5F">
            <wp:extent cx="3953640" cy="3990975"/>
            <wp:effectExtent l="0" t="0" r="8890" b="0"/>
            <wp:docPr id="2101" name="Picture 757" descr="http://i.stack.imgur.com/oY7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757" descr="http://i.stack.imgur.com/oY7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1813" cy="3999225"/>
                    </a:xfrm>
                    <a:prstGeom prst="rect">
                      <a:avLst/>
                    </a:prstGeom>
                    <a:noFill/>
                    <a:ln>
                      <a:noFill/>
                    </a:ln>
                    <a:extLst/>
                  </pic:spPr>
                </pic:pic>
              </a:graphicData>
            </a:graphic>
          </wp:inline>
        </w:drawing>
      </w:r>
    </w:p>
    <w:p w:rsidR="00A049DE" w:rsidRPr="00147064" w:rsidRDefault="00A049DE" w:rsidP="00147064">
      <w:pPr>
        <w:ind w:left="360" w:right="399"/>
        <w:jc w:val="center"/>
        <w:rPr>
          <w:i/>
          <w:sz w:val="22"/>
          <w:szCs w:val="22"/>
        </w:rPr>
      </w:pPr>
      <w:r w:rsidRPr="00147064">
        <w:rPr>
          <w:b/>
          <w:i/>
          <w:sz w:val="22"/>
          <w:szCs w:val="22"/>
        </w:rPr>
        <w:t>Figure 11</w:t>
      </w:r>
      <w:r w:rsidRPr="00147064">
        <w:rPr>
          <w:i/>
          <w:sz w:val="22"/>
          <w:szCs w:val="22"/>
        </w:rPr>
        <w:t xml:space="preserve">: An example of k-NN analysis with data points either belong to </w:t>
      </w:r>
      <w:r w:rsidR="00147064" w:rsidRPr="00147064">
        <w:rPr>
          <w:i/>
          <w:sz w:val="22"/>
          <w:szCs w:val="22"/>
        </w:rPr>
        <w:t>the red class or blue class. When new data point is computed, its 15 nearest neighbor</w:t>
      </w:r>
      <w:r w:rsidR="00147064">
        <w:rPr>
          <w:i/>
          <w:sz w:val="22"/>
          <w:szCs w:val="22"/>
        </w:rPr>
        <w:t>s are looked up in order</w:t>
      </w:r>
      <w:r w:rsidR="00147064" w:rsidRPr="00147064">
        <w:rPr>
          <w:i/>
          <w:sz w:val="22"/>
          <w:szCs w:val="22"/>
        </w:rPr>
        <w:t xml:space="preserve"> to decide which class this new point belongs to.</w:t>
      </w:r>
    </w:p>
    <w:p w:rsidR="002D4FF1" w:rsidRPr="00E57E60" w:rsidRDefault="00E57E60" w:rsidP="00E57E60">
      <w:pPr>
        <w:pStyle w:val="ListParagraph"/>
        <w:numPr>
          <w:ilvl w:val="0"/>
          <w:numId w:val="20"/>
        </w:numPr>
        <w:jc w:val="both"/>
        <w:rPr>
          <w:b/>
        </w:rPr>
      </w:pPr>
      <w:r w:rsidRPr="00E57E60">
        <w:rPr>
          <w:b/>
        </w:rPr>
        <w:t xml:space="preserve"> </w:t>
      </w:r>
      <w:r w:rsidR="002D4FF1" w:rsidRPr="00E57E60">
        <w:rPr>
          <w:b/>
        </w:rPr>
        <w:t xml:space="preserve">Proportional Hazard Model </w:t>
      </w:r>
    </w:p>
    <w:p w:rsidR="002D4FF1" w:rsidRDefault="002D4FF1" w:rsidP="002D4FF1">
      <w:pPr>
        <w:jc w:val="both"/>
      </w:pPr>
      <w:r w:rsidRPr="002D4FF1">
        <w:lastRenderedPageBreak/>
        <w:t xml:space="preserve">Proportional Hazard Model, one part of the Survival Analysis, is the analysis of data from a time origin to an end time when an event happens. To be more elaborate, it involves calculating the probability of having an event as a function of time </w:t>
      </w:r>
      <w:r w:rsidRPr="002D4FF1">
        <w:fldChar w:fldCharType="begin"/>
      </w:r>
      <w:r w:rsidRPr="002D4FF1">
        <w:instrText xml:space="preserve"> ADDIN EN.CITE &lt;EndNote&gt;&lt;Cite&gt;&lt;Author&gt;Sy&lt;/Author&gt;&lt;Year&gt;2000&lt;/Year&gt;&lt;RecNum&gt;34&lt;/RecNum&gt;&lt;DisplayText&gt;[45]&lt;/DisplayText&gt;&lt;record&gt;&lt;rec-number&gt;34&lt;/rec-number&gt;&lt;foreign-keys&gt;&lt;key app="EN" db-id="0wxzzr5d9d5r0beffvzvzwvz022f9ft5dea2" timestamp="1461878484"&gt;34&lt;/key&gt;&lt;/foreign-keys&gt;&lt;ref-type name="Journal Article"&gt;17&lt;/ref-type&gt;&lt;contributors&gt;&lt;authors&gt;&lt;author&gt;Sy, Judy P&lt;/author&gt;&lt;author&gt;Taylor, Jeremy MG&lt;/author&gt;&lt;/authors&gt;&lt;/contributors&gt;&lt;titles&gt;&lt;title&gt;Estimation in a Cox proportional hazards cure model&lt;/title&gt;&lt;secondary-title&gt;Biometrics&lt;/secondary-title&gt;&lt;/titles&gt;&lt;periodical&gt;&lt;full-title&gt;Biometrics&lt;/full-title&gt;&lt;/periodical&gt;&lt;pages&gt;227-236&lt;/pages&gt;&lt;volume&gt;56&lt;/volume&gt;&lt;number&gt;1&lt;/number&gt;&lt;dates&gt;&lt;year&gt;2000&lt;/year&gt;&lt;/dates&gt;&lt;isbn&gt;1541-0420&lt;/isbn&gt;&lt;urls&gt;&lt;/urls&gt;&lt;/record&gt;&lt;/Cite&gt;&lt;/EndNote&gt;</w:instrText>
      </w:r>
      <w:r w:rsidRPr="002D4FF1">
        <w:fldChar w:fldCharType="separate"/>
      </w:r>
      <w:r w:rsidRPr="002D4FF1">
        <w:t>[</w:t>
      </w:r>
      <w:hyperlink w:anchor="_ENREF_45" w:tooltip="Sy, 2000 #34" w:history="1">
        <w:r w:rsidRPr="002D4FF1">
          <w:rPr>
            <w:rStyle w:val="Hyperlink"/>
          </w:rPr>
          <w:t>45</w:t>
        </w:r>
      </w:hyperlink>
      <w:r w:rsidRPr="002D4FF1">
        <w:t>]</w:t>
      </w:r>
      <w:r w:rsidRPr="002D4FF1">
        <w:fldChar w:fldCharType="end"/>
      </w:r>
      <w:r w:rsidRPr="002D4FF1">
        <w:t>. In this model, the first term is the probability distribution of an event without having any treatment applied. This value is predetermined by using simple statistical calculation about the past data that had been collected regarding this event. After that, the term is multiplied with an exponential value representing for the effectiveness of a p</w:t>
      </w:r>
      <w:r w:rsidR="00147064">
        <w:t>articular type of treatment. T</w:t>
      </w:r>
      <w:r w:rsidRPr="002D4FF1">
        <w:t>reatment comprise</w:t>
      </w:r>
      <w:r w:rsidR="00147064">
        <w:t>s</w:t>
      </w:r>
      <w:r w:rsidRPr="002D4FF1">
        <w:t xml:space="preserve"> of two parts: a covariance vector and an effectiveness matrix. Covariance vector is an array of quantitative values ranging from -1 to 1 that manifest patient’s personal and clinical characteristics. In addition, the effectiveness matrix contains a set of values, each of which corresponds to a value in the covariance vector and represents for its importance in affecting the final result. Because the model can make multiple and continuous outputs in the form of time series as well as representing both patient clinical characteristics and the effectiveness of the treatment applied, Proportional Hazard Model excels at comparing different types of treatment for a group of patients and analyzing disease evolution over the time </w:t>
      </w:r>
      <w:r w:rsidRPr="002D4FF1">
        <w:fldChar w:fldCharType="begin"/>
      </w:r>
      <w:r w:rsidRPr="002D4FF1">
        <w:instrText xml:space="preserve"> ADDIN EN.CITE &lt;EndNote&gt;&lt;Cite&gt;&lt;Author&gt;Sy&lt;/Author&gt;&lt;Year&gt;2000&lt;/Year&gt;&lt;RecNum&gt;34&lt;/RecNum&gt;&lt;DisplayText&gt;[45]&lt;/DisplayText&gt;&lt;record&gt;&lt;rec-number&gt;34&lt;/rec-number&gt;&lt;foreign-keys&gt;&lt;key app="EN" db-id="0wxzzr5d9d5r0beffvzvzwvz022f9ft5dea2" timestamp="1461878484"&gt;34&lt;/key&gt;&lt;/foreign-keys&gt;&lt;ref-type name="Journal Article"&gt;17&lt;/ref-type&gt;&lt;contributors&gt;&lt;authors&gt;&lt;author&gt;Sy, Judy P&lt;/author&gt;&lt;author&gt;Taylor, Jeremy MG&lt;/author&gt;&lt;/authors&gt;&lt;/contributors&gt;&lt;titles&gt;&lt;title&gt;Estimation in a Cox proportional hazards cure model&lt;/title&gt;&lt;secondary-title&gt;Biometrics&lt;/secondary-title&gt;&lt;/titles&gt;&lt;periodical&gt;&lt;full-title&gt;Biometrics&lt;/full-title&gt;&lt;/periodical&gt;&lt;pages&gt;227-236&lt;/pages&gt;&lt;volume&gt;56&lt;/volume&gt;&lt;number&gt;1&lt;/number&gt;&lt;dates&gt;&lt;year&gt;2000&lt;/year&gt;&lt;/dates&gt;&lt;isbn&gt;1541-0420&lt;/isbn&gt;&lt;urls&gt;&lt;/urls&gt;&lt;/record&gt;&lt;/Cite&gt;&lt;/EndNote&gt;</w:instrText>
      </w:r>
      <w:r w:rsidRPr="002D4FF1">
        <w:fldChar w:fldCharType="separate"/>
      </w:r>
      <w:r w:rsidRPr="002D4FF1">
        <w:t>[</w:t>
      </w:r>
      <w:hyperlink w:anchor="_ENREF_45" w:tooltip="Sy, 2000 #34" w:history="1">
        <w:r w:rsidRPr="002D4FF1">
          <w:rPr>
            <w:rStyle w:val="Hyperlink"/>
          </w:rPr>
          <w:t>45</w:t>
        </w:r>
      </w:hyperlink>
      <w:r w:rsidRPr="002D4FF1">
        <w:t>]</w:t>
      </w:r>
      <w:r w:rsidRPr="002D4FF1">
        <w:fldChar w:fldCharType="end"/>
      </w:r>
      <w:r w:rsidRPr="002D4FF1">
        <w:t xml:space="preserve">. The greatest advantage of using proportional hazard model is that it can handle censored data and capture disease evolution </w:t>
      </w:r>
      <w:r w:rsidRPr="002D4FF1">
        <w:fldChar w:fldCharType="begin"/>
      </w:r>
      <w:r w:rsidRPr="002D4FF1">
        <w:instrText xml:space="preserve"> ADDIN EN.CITE &lt;EndNote&gt;&lt;Cite&gt;&lt;Author&gt;Schoenfeld&lt;/Author&gt;&lt;Year&gt;1982&lt;/Year&gt;&lt;RecNum&gt;35&lt;/RecNum&gt;&lt;DisplayText&gt;[46]&lt;/DisplayText&gt;&lt;record&gt;&lt;rec-number&gt;35&lt;/rec-number&gt;&lt;foreign-keys&gt;&lt;key app="EN" db-id="0wxzzr5d9d5r0beffvzvzwvz022f9ft5dea2" timestamp="1461878566"&gt;35&lt;/key&gt;&lt;/foreign-keys&gt;&lt;ref-type name="Journal Article"&gt;17&lt;/ref-type&gt;&lt;contributors&gt;&lt;authors&gt;&lt;author&gt;Schoenfeld, David&lt;/author&gt;&lt;/authors&gt;&lt;/contributors&gt;&lt;titles&gt;&lt;title&gt;Partial residuals for the proportional hazards regression model&lt;/title&gt;&lt;secondary-title&gt;Biometrika&lt;/secondary-title&gt;&lt;/titles&gt;&lt;periodical&gt;&lt;full-title&gt;Biometrika&lt;/full-title&gt;&lt;/periodical&gt;&lt;pages&gt;239-241&lt;/pages&gt;&lt;volume&gt;69&lt;/volume&gt;&lt;number&gt;1&lt;/number&gt;&lt;dates&gt;&lt;year&gt;1982&lt;/year&gt;&lt;/dates&gt;&lt;isbn&gt;0006-3444&lt;/isbn&gt;&lt;urls&gt;&lt;/urls&gt;&lt;/record&gt;&lt;/Cite&gt;&lt;/EndNote&gt;</w:instrText>
      </w:r>
      <w:r w:rsidRPr="002D4FF1">
        <w:fldChar w:fldCharType="separate"/>
      </w:r>
      <w:r w:rsidRPr="002D4FF1">
        <w:t>[</w:t>
      </w:r>
      <w:hyperlink w:anchor="_ENREF_46" w:tooltip="Schoenfeld, 1982 #35" w:history="1">
        <w:r w:rsidRPr="002D4FF1">
          <w:rPr>
            <w:rStyle w:val="Hyperlink"/>
          </w:rPr>
          <w:t>46</w:t>
        </w:r>
      </w:hyperlink>
      <w:r w:rsidRPr="002D4FF1">
        <w:t>]</w:t>
      </w:r>
      <w:r w:rsidRPr="002D4FF1">
        <w:fldChar w:fldCharType="end"/>
      </w:r>
      <w:r w:rsidRPr="002D4FF1">
        <w:t xml:space="preserve">. However, the major drawback of this technique is the complicated process to create one and the theory of proportional relationship must hold for the dataset </w:t>
      </w:r>
      <w:r w:rsidRPr="002D4FF1">
        <w:fldChar w:fldCharType="begin"/>
      </w:r>
      <w:r w:rsidRPr="002D4FF1">
        <w:instrText xml:space="preserve"> ADDIN EN.CITE &lt;EndNote&gt;&lt;Cite&gt;&lt;Author&gt;Sy&lt;/Author&gt;&lt;Year&gt;2000&lt;/Year&gt;&lt;RecNum&gt;34&lt;/RecNum&gt;&lt;DisplayText&gt;[45]&lt;/DisplayText&gt;&lt;record&gt;&lt;rec-number&gt;34&lt;/rec-number&gt;&lt;foreign-keys&gt;&lt;key app="EN" db-id="0wxzzr5d9d5r0beffvzvzwvz022f9ft5dea2" timestamp="1461878484"&gt;34&lt;/key&gt;&lt;/foreign-keys&gt;&lt;ref-type name="Journal Article"&gt;17&lt;/ref-type&gt;&lt;contributors&gt;&lt;authors&gt;&lt;author&gt;Sy, Judy P&lt;/author&gt;&lt;author&gt;Taylor, Jeremy MG&lt;/author&gt;&lt;/authors&gt;&lt;/contributors&gt;&lt;titles&gt;&lt;title&gt;Estimation in a Cox proportional hazards cure model&lt;/title&gt;&lt;secondary-title&gt;Biometrics&lt;/secondary-title&gt;&lt;/titles&gt;&lt;periodical&gt;&lt;full-title&gt;Biometrics&lt;/full-title&gt;&lt;/periodical&gt;&lt;pages&gt;227-236&lt;/pages&gt;&lt;volume&gt;56&lt;/volume&gt;&lt;number&gt;1&lt;/number&gt;&lt;dates&gt;&lt;year&gt;2000&lt;/year&gt;&lt;/dates&gt;&lt;isbn&gt;1541-0420&lt;/isbn&gt;&lt;urls&gt;&lt;/urls&gt;&lt;/record&gt;&lt;/Cite&gt;&lt;/EndNote&gt;</w:instrText>
      </w:r>
      <w:r w:rsidRPr="002D4FF1">
        <w:fldChar w:fldCharType="separate"/>
      </w:r>
      <w:r w:rsidRPr="002D4FF1">
        <w:t>[</w:t>
      </w:r>
      <w:hyperlink w:anchor="_ENREF_45" w:tooltip="Sy, 2000 #34" w:history="1">
        <w:r w:rsidRPr="002D4FF1">
          <w:rPr>
            <w:rStyle w:val="Hyperlink"/>
          </w:rPr>
          <w:t>45</w:t>
        </w:r>
      </w:hyperlink>
      <w:r w:rsidRPr="002D4FF1">
        <w:t>]</w:t>
      </w:r>
      <w:r w:rsidRPr="002D4FF1">
        <w:fldChar w:fldCharType="end"/>
      </w:r>
      <w:r w:rsidRPr="002D4FF1">
        <w:t>.</w:t>
      </w:r>
    </w:p>
    <w:p w:rsidR="00147064" w:rsidRDefault="00587EB1" w:rsidP="002D4FF1">
      <w:pPr>
        <w:jc w:val="both"/>
      </w:pPr>
      <w:r w:rsidRPr="00147064">
        <w:rPr>
          <w:noProof/>
          <w:lang w:eastAsia="en-US"/>
        </w:rPr>
        <w:drawing>
          <wp:inline distT="0" distB="0" distL="0" distR="0" wp14:anchorId="146235EA" wp14:editId="16BB1CB7">
            <wp:extent cx="2814955" cy="1814830"/>
            <wp:effectExtent l="0" t="0" r="4445" b="0"/>
            <wp:docPr id="209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Picture 11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955" cy="1814830"/>
                    </a:xfrm>
                    <a:prstGeom prst="rect">
                      <a:avLst/>
                    </a:prstGeom>
                    <a:noFill/>
                    <a:ln>
                      <a:noFill/>
                    </a:ln>
                    <a:extLst/>
                  </pic:spPr>
                </pic:pic>
              </a:graphicData>
            </a:graphic>
          </wp:inline>
        </w:drawing>
      </w:r>
      <w:r w:rsidRPr="00587EB1">
        <w:t xml:space="preserve"> </w:t>
      </w:r>
      <w:r w:rsidRPr="00147064">
        <w:rPr>
          <w:noProof/>
          <w:lang w:eastAsia="en-US"/>
        </w:rPr>
        <w:drawing>
          <wp:inline distT="0" distB="0" distL="0" distR="0" wp14:anchorId="23494FA1" wp14:editId="4E80A157">
            <wp:extent cx="2981325" cy="2050564"/>
            <wp:effectExtent l="0" t="0" r="0" b="6985"/>
            <wp:docPr id="209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Picture 11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7689" cy="2054941"/>
                    </a:xfrm>
                    <a:prstGeom prst="rect">
                      <a:avLst/>
                    </a:prstGeom>
                    <a:noFill/>
                    <a:ln>
                      <a:noFill/>
                    </a:ln>
                    <a:extLst/>
                  </pic:spPr>
                </pic:pic>
              </a:graphicData>
            </a:graphic>
          </wp:inline>
        </w:drawing>
      </w:r>
    </w:p>
    <w:p w:rsidR="00587EB1" w:rsidRPr="00587EB1" w:rsidRDefault="00587EB1" w:rsidP="00587EB1">
      <w:pPr>
        <w:jc w:val="center"/>
        <w:rPr>
          <w:i/>
        </w:rPr>
      </w:pPr>
      <w:r w:rsidRPr="00587EB1">
        <w:rPr>
          <w:b/>
          <w:i/>
        </w:rPr>
        <w:t>Figure 12</w:t>
      </w:r>
      <w:r>
        <w:rPr>
          <w:i/>
        </w:rPr>
        <w:t>: S</w:t>
      </w:r>
      <w:r w:rsidRPr="00587EB1">
        <w:rPr>
          <w:i/>
        </w:rPr>
        <w:t>urvival plot using Proportional Hazard model</w:t>
      </w:r>
    </w:p>
    <w:p w:rsidR="002D4FF1" w:rsidRPr="002D4FF1" w:rsidRDefault="002D4FF1" w:rsidP="002D4FF1">
      <w:pPr>
        <w:jc w:val="both"/>
      </w:pPr>
      <w:r w:rsidRPr="002D4FF1">
        <w:lastRenderedPageBreak/>
        <w:t>For medical application, Proportional Hazard Model is developed with the aim to provide a method for researchers to learn about disease progression and compare the effectiveness of different types of treatment applied.</w:t>
      </w:r>
      <w:r w:rsidRPr="002D4FF1" w:rsidDel="00D037FE">
        <w:t xml:space="preserve"> </w:t>
      </w:r>
      <w:r w:rsidRPr="002D4FF1">
        <w:t xml:space="preserve">In the article of “Predicting Survival In pulmonary arterial hypertension (PAH)” </w:t>
      </w:r>
      <w:r w:rsidRPr="002D4FF1">
        <w:fldChar w:fldCharType="begin"/>
      </w:r>
      <w:r w:rsidRPr="002D4FF1">
        <w:instrText xml:space="preserve"> ADDIN EN.CITE &lt;EndNote&gt;&lt;Cite&gt;&lt;Author&gt;Benza&lt;/Author&gt;&lt;Year&gt;2010&lt;/Year&gt;&lt;RecNum&gt;45&lt;/RecNum&gt;&lt;DisplayText&gt;[47]&lt;/DisplayText&gt;&lt;record&gt;&lt;rec-number&gt;45&lt;/rec-number&gt;&lt;foreign-keys&gt;&lt;key app="EN" db-id="0wxzzr5d9d5r0beffvzvzwvz022f9ft5dea2" timestamp="1461961482"&gt;45&lt;/key&gt;&lt;/foreign-keys&gt;&lt;ref-type name="Journal Article"&gt;17&lt;/ref-type&gt;&lt;contributors&gt;&lt;authors&gt;&lt;author&gt;Benza, Raymond L&lt;/author&gt;&lt;author&gt;Miller, Dave P&lt;/author&gt;&lt;author&gt;Gomberg-Maitland, Mardi&lt;/author&gt;&lt;author&gt;Frantz, Robert P&lt;/author&gt;&lt;author&gt;Foreman, Aimee J&lt;/author&gt;&lt;author&gt;Coffey, Christopher S&lt;/author&gt;&lt;author&gt;Frost, Adaani&lt;/author&gt;&lt;author&gt;Barst, Robyn J&lt;/author&gt;&lt;author&gt;Badesch, David B&lt;/author&gt;&lt;author&gt;Elliott, C Gregory&lt;/author&gt;&lt;/authors&gt;&lt;/contributors&gt;&lt;titles&gt;&lt;title&gt;Predicting survival in pulmonary arterial hypertension insights from the registry to evaluate early and long-term pulmonary arterial hypertension disease management (REVEAL)&lt;/title&gt;&lt;secondary-title&gt;Circulation&lt;/secondary-title&gt;&lt;/titles&gt;&lt;periodical&gt;&lt;full-title&gt;Circulation&lt;/full-title&gt;&lt;/periodical&gt;&lt;pages&gt;164-172&lt;/pages&gt;&lt;volume&gt;122&lt;/volume&gt;&lt;number&gt;2&lt;/number&gt;&lt;dates&gt;&lt;year&gt;2010&lt;/year&gt;&lt;/dates&gt;&lt;isbn&gt;0009-7322&lt;/isbn&gt;&lt;urls&gt;&lt;/urls&gt;&lt;/record&gt;&lt;/Cite&gt;&lt;/EndNote&gt;</w:instrText>
      </w:r>
      <w:r w:rsidRPr="002D4FF1">
        <w:fldChar w:fldCharType="separate"/>
      </w:r>
      <w:r w:rsidRPr="002D4FF1">
        <w:t>[</w:t>
      </w:r>
      <w:hyperlink w:anchor="_ENREF_47" w:tooltip="Benza, 2010 #45" w:history="1">
        <w:r w:rsidRPr="002D4FF1">
          <w:rPr>
            <w:rStyle w:val="Hyperlink"/>
          </w:rPr>
          <w:t>47</w:t>
        </w:r>
      </w:hyperlink>
      <w:r w:rsidRPr="002D4FF1">
        <w:t>]</w:t>
      </w:r>
      <w:r w:rsidRPr="002D4FF1">
        <w:fldChar w:fldCharType="end"/>
      </w:r>
      <w:r w:rsidRPr="002D4FF1">
        <w:t xml:space="preserve">, a group of scientists and analysts have successfully developed a survival model that measures patient mortality each month after hospital discharge given with an associated clinical treatment. This study involves analyzing data from 2716 patients with PAH enrolled consecutively and the final model developed is mortality assessment after </w:t>
      </w:r>
      <w:r w:rsidR="00587EB1">
        <w:t>one</w:t>
      </w:r>
      <w:r w:rsidRPr="002D4FF1">
        <w:t xml:space="preserve"> year</w:t>
      </w:r>
      <w:r w:rsidR="00587EB1">
        <w:t xml:space="preserve"> of</w:t>
      </w:r>
      <w:r w:rsidRPr="002D4FF1">
        <w:t xml:space="preserve"> hospital discharge. The result demonstrate</w:t>
      </w:r>
      <w:r w:rsidR="00587EB1">
        <w:t>s</w:t>
      </w:r>
      <w:r w:rsidRPr="002D4FF1">
        <w:t xml:space="preserve"> that if all clinical activities listed in the p</w:t>
      </w:r>
      <w:r w:rsidR="00587EB1">
        <w:t>aper are properly followed, one-</w:t>
      </w:r>
      <w:r w:rsidRPr="002D4FF1">
        <w:t>year survival could go up to 90% with 95% confidence interval. The authors also want to turn this model into a guideline that helps clinical centers give appropriate treatment for PAH patients.</w:t>
      </w:r>
    </w:p>
    <w:p w:rsidR="002D4FF1" w:rsidRPr="00E57E60" w:rsidRDefault="002D4FF1" w:rsidP="00E57E60">
      <w:pPr>
        <w:pStyle w:val="ListParagraph"/>
        <w:numPr>
          <w:ilvl w:val="0"/>
          <w:numId w:val="20"/>
        </w:numPr>
        <w:jc w:val="both"/>
        <w:rPr>
          <w:b/>
        </w:rPr>
      </w:pPr>
      <w:r w:rsidRPr="00E57E60">
        <w:rPr>
          <w:b/>
        </w:rPr>
        <w:t>Multiple point Neural Network</w:t>
      </w:r>
    </w:p>
    <w:p w:rsidR="002D4FF1" w:rsidRDefault="002D4FF1" w:rsidP="002D4FF1">
      <w:pPr>
        <w:jc w:val="both"/>
      </w:pPr>
      <w:r w:rsidRPr="002D4FF1">
        <w:t xml:space="preserve">Multiple point Neural Network (MPNN) is a machine learning method belonging to the Neural Network family that is applied for long term prediction purposes. Similar to other Neural Network models, Multiple point Neural Network (NN) is also a parametric model that analyzes the past dataset to give prediction of the future event probability </w:t>
      </w:r>
      <w:r w:rsidRPr="002D4FF1">
        <w:fldChar w:fldCharType="begin"/>
      </w:r>
      <w:r w:rsidRPr="002D4FF1">
        <w:instrText xml:space="preserve"> ADDIN EN.CITE &lt;EndNote&gt;&lt;Cite&gt;&lt;Author&gt;Rojas&lt;/Author&gt;&lt;Year&gt;2013&lt;/Year&gt;&lt;RecNum&gt;37&lt;/RecNum&gt;&lt;DisplayText&gt;[48]&lt;/DisplayText&gt;&lt;record&gt;&lt;rec-number&gt;37&lt;/rec-number&gt;&lt;foreign-keys&gt;&lt;key app="EN" db-id="0wxzzr5d9d5r0beffvzvzwvz022f9ft5dea2" timestamp="1461878828"&gt;37&lt;/key&gt;&lt;/foreign-keys&gt;&lt;ref-type name="Book"&gt;6&lt;/ref-type&gt;&lt;contributors&gt;&lt;authors&gt;&lt;author&gt;Rojas, Raúl&lt;/author&gt;&lt;/authors&gt;&lt;/contributors&gt;&lt;titles&gt;&lt;title&gt;Neural networks: a systematic introduction&lt;/title&gt;&lt;/titles&gt;&lt;dates&gt;&lt;year&gt;2013&lt;/year&gt;&lt;/dates&gt;&lt;publisher&gt;Springer Science &amp;amp; Business Media&lt;/publisher&gt;&lt;isbn&gt;3642610684&lt;/isbn&gt;&lt;urls&gt;&lt;/urls&gt;&lt;/record&gt;&lt;/Cite&gt;&lt;/EndNote&gt;</w:instrText>
      </w:r>
      <w:r w:rsidRPr="002D4FF1">
        <w:fldChar w:fldCharType="separate"/>
      </w:r>
      <w:r w:rsidRPr="002D4FF1">
        <w:t>[</w:t>
      </w:r>
      <w:hyperlink w:anchor="_ENREF_48" w:tooltip="Rojas, 2013 #37" w:history="1">
        <w:r w:rsidRPr="002D4FF1">
          <w:rPr>
            <w:rStyle w:val="Hyperlink"/>
          </w:rPr>
          <w:t>48</w:t>
        </w:r>
      </w:hyperlink>
      <w:r w:rsidRPr="002D4FF1">
        <w:t>]</w:t>
      </w:r>
      <w:r w:rsidRPr="002D4FF1">
        <w:fldChar w:fldCharType="end"/>
      </w:r>
      <w:r w:rsidRPr="002D4FF1">
        <w:t xml:space="preserve">. The main difference is that, however, the outputs are given as continuous values in the form of a time series. Elaborately, Multipoint Neural Network contains the input values known as neurons that exchange information to one another through an interconnected network mimicking human cognitive system. The biggest characteristics of Multiple Points Neural Network that differentiates it from other models belong to the same family is that it contains the recurrence method. This methodology involves making the previously created output become the input for the next calibration, thus allowing MPNN to base to prediction of the future event on the past prediction unlike other models of Neural Network family </w:t>
      </w:r>
      <w:r w:rsidRPr="002D4FF1">
        <w:fldChar w:fldCharType="begin"/>
      </w:r>
      <w:r w:rsidRPr="002D4FF1">
        <w:instrText xml:space="preserve"> ADDIN EN.CITE &lt;EndNote&gt;&lt;Cite&gt;&lt;Author&gt;Hagan&lt;/Author&gt;&lt;Year&gt;1996&lt;/Year&gt;&lt;RecNum&gt;21&lt;/RecNum&gt;&lt;DisplayText&gt;[37]&lt;/DisplayText&gt;&lt;record&gt;&lt;rec-number&gt;21&lt;/rec-number&gt;&lt;foreign-keys&gt;&lt;key app="EN" db-id="0wxzzr5d9d5r0beffvzvzwvz022f9ft5dea2" timestamp="1461844637"&gt;21&lt;/key&gt;&lt;/foreign-keys&gt;&lt;ref-type name="Book"&gt;6&lt;/ref-type&gt;&lt;contributors&gt;&lt;authors&gt;&lt;author&gt;Hagan, Martin T&lt;/author&gt;&lt;author&gt;Demuth, Howard B&lt;/author&gt;&lt;author&gt;Beale, Mark H&lt;/author&gt;&lt;author&gt;De Jesús, Orlando&lt;/author&gt;&lt;/authors&gt;&lt;/contributors&gt;&lt;titles&gt;&lt;title&gt;Neural network design&lt;/title&gt;&lt;/titles&gt;&lt;volume&gt;20&lt;/volume&gt;&lt;dates&gt;&lt;year&gt;1996&lt;/year&gt;&lt;/dates&gt;&lt;publisher&gt;PWS publishing company Boston&lt;/publisher&gt;&lt;urls&gt;&lt;/urls&gt;&lt;/record&gt;&lt;/Cite&gt;&lt;/EndNote&gt;</w:instrText>
      </w:r>
      <w:r w:rsidRPr="002D4FF1">
        <w:fldChar w:fldCharType="separate"/>
      </w:r>
      <w:r w:rsidRPr="002D4FF1">
        <w:t>[</w:t>
      </w:r>
      <w:hyperlink w:anchor="_ENREF_37" w:tooltip="Hagan, 1996 #21" w:history="1">
        <w:r w:rsidRPr="002D4FF1">
          <w:rPr>
            <w:rStyle w:val="Hyperlink"/>
          </w:rPr>
          <w:t>37</w:t>
        </w:r>
      </w:hyperlink>
      <w:r w:rsidRPr="002D4FF1">
        <w:t>]</w:t>
      </w:r>
      <w:r w:rsidRPr="002D4FF1">
        <w:fldChar w:fldCharType="end"/>
      </w:r>
      <w:r w:rsidRPr="002D4FF1">
        <w:t>.</w:t>
      </w:r>
    </w:p>
    <w:p w:rsidR="00147064" w:rsidRDefault="00587EB1" w:rsidP="00587EB1">
      <w:pPr>
        <w:jc w:val="center"/>
      </w:pPr>
      <w:r w:rsidRPr="00587EB1">
        <w:rPr>
          <w:noProof/>
          <w:lang w:eastAsia="en-US"/>
        </w:rPr>
        <w:lastRenderedPageBreak/>
        <w:drawing>
          <wp:inline distT="0" distB="0" distL="0" distR="0" wp14:anchorId="37BA55E1" wp14:editId="027D7953">
            <wp:extent cx="2676525" cy="2708060"/>
            <wp:effectExtent l="0" t="0" r="0" b="0"/>
            <wp:docPr id="2094" name="Picture 2" descr="https://openi.nlm.nih.gov/imgs/512/308/3189461/3189461_CIN2011-289398.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2" descr="https://openi.nlm.nih.gov/imgs/512/308/3189461/3189461_CIN2011-289398.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803" cy="2726553"/>
                    </a:xfrm>
                    <a:prstGeom prst="rect">
                      <a:avLst/>
                    </a:prstGeom>
                    <a:noFill/>
                    <a:ln>
                      <a:noFill/>
                    </a:ln>
                    <a:extLst/>
                  </pic:spPr>
                </pic:pic>
              </a:graphicData>
            </a:graphic>
          </wp:inline>
        </w:drawing>
      </w:r>
    </w:p>
    <w:p w:rsidR="00587EB1" w:rsidRPr="00587EB1" w:rsidRDefault="00587EB1" w:rsidP="00587EB1">
      <w:pPr>
        <w:jc w:val="center"/>
        <w:rPr>
          <w:i/>
        </w:rPr>
      </w:pPr>
      <w:r w:rsidRPr="00587EB1">
        <w:rPr>
          <w:b/>
          <w:i/>
        </w:rPr>
        <w:t>Figure 13</w:t>
      </w:r>
      <w:r w:rsidRPr="00587EB1">
        <w:rPr>
          <w:i/>
        </w:rPr>
        <w:t>: Recurrent Multiple Point Neural Network model</w:t>
      </w:r>
      <w:r w:rsidR="00263300">
        <w:rPr>
          <w:i/>
        </w:rPr>
        <w:t xml:space="preserve"> </w:t>
      </w:r>
      <w:r w:rsidR="004645AB">
        <w:rPr>
          <w:i/>
        </w:rPr>
        <w:t>treats</w:t>
      </w:r>
      <w:r w:rsidR="00263300">
        <w:rPr>
          <w:i/>
        </w:rPr>
        <w:t xml:space="preserve"> the output of one iteration </w:t>
      </w:r>
      <w:r w:rsidR="004645AB">
        <w:rPr>
          <w:i/>
        </w:rPr>
        <w:t>as</w:t>
      </w:r>
      <w:r w:rsidR="00263300">
        <w:rPr>
          <w:i/>
        </w:rPr>
        <w:t xml:space="preserve"> the input </w:t>
      </w:r>
      <w:r w:rsidR="004645AB">
        <w:rPr>
          <w:i/>
        </w:rPr>
        <w:t>for</w:t>
      </w:r>
      <w:r w:rsidR="00263300">
        <w:rPr>
          <w:i/>
        </w:rPr>
        <w:t xml:space="preserve"> the next one. This model calibrates the output as a function of time.</w:t>
      </w:r>
    </w:p>
    <w:p w:rsidR="002D4FF1" w:rsidRDefault="002D4FF1" w:rsidP="002D4FF1">
      <w:pPr>
        <w:jc w:val="both"/>
      </w:pPr>
      <w:r w:rsidRPr="002D4FF1">
        <w:t xml:space="preserve">In real - life application, Multiple point Neural Network thrives at creating time series prediction for power management </w:t>
      </w:r>
      <w:r w:rsidRPr="002D4FF1">
        <w:fldChar w:fldCharType="begin"/>
      </w:r>
      <w:r w:rsidRPr="002D4FF1">
        <w:instrText xml:space="preserve"> ADDIN EN.CITE &lt;EndNote&gt;&lt;Cite&gt;&lt;Author&gt;Ruddin&lt;/Author&gt;&lt;Year&gt;2009&lt;/Year&gt;&lt;RecNum&gt;39&lt;/RecNum&gt;&lt;DisplayText&gt;[49]&lt;/DisplayText&gt;&lt;record&gt;&lt;rec-number&gt;39&lt;/rec-number&gt;&lt;foreign-keys&gt;&lt;key app="EN" db-id="0wxzzr5d9d5r0beffvzvzwvz022f9ft5dea2" timestamp="1461879069"&gt;39&lt;/key&gt;&lt;/foreign-keys&gt;&lt;ref-type name="Journal Article"&gt;17&lt;/ref-type&gt;&lt;contributors&gt;&lt;authors&gt;&lt;author&gt;Ruddin, Syafa&lt;/author&gt;&lt;author&gt;Karatepe, E&lt;/author&gt;&lt;author&gt;Hiyama, T&lt;/author&gt;&lt;/authors&gt;&lt;/contributors&gt;&lt;titles&gt;&lt;title&gt;Artificial neural network-polar coordinated fuzzy controller based maximum power point tracking control under partially shaded conditions&lt;/title&gt;&lt;secondary-title&gt;Renewable Power Generation, IET&lt;/secondary-title&gt;&lt;/titles&gt;&lt;periodical&gt;&lt;full-title&gt;Renewable Power Generation, IET&lt;/full-title&gt;&lt;/periodical&gt;&lt;pages&gt;239-253&lt;/pages&gt;&lt;volume&gt;3&lt;/volume&gt;&lt;number&gt;2&lt;/number&gt;&lt;dates&gt;&lt;year&gt;2009&lt;/year&gt;&lt;/dates&gt;&lt;isbn&gt;1752-1416&lt;/isbn&gt;&lt;urls&gt;&lt;/urls&gt;&lt;/record&gt;&lt;/Cite&gt;&lt;/EndNote&gt;</w:instrText>
      </w:r>
      <w:r w:rsidRPr="002D4FF1">
        <w:fldChar w:fldCharType="separate"/>
      </w:r>
      <w:r w:rsidRPr="002D4FF1">
        <w:t>[</w:t>
      </w:r>
      <w:hyperlink w:anchor="_ENREF_49" w:tooltip="Ruddin, 2009 #39" w:history="1">
        <w:r w:rsidRPr="002D4FF1">
          <w:rPr>
            <w:rStyle w:val="Hyperlink"/>
          </w:rPr>
          <w:t>49</w:t>
        </w:r>
      </w:hyperlink>
      <w:r w:rsidRPr="002D4FF1">
        <w:t>]</w:t>
      </w:r>
      <w:r w:rsidRPr="002D4FF1">
        <w:fldChar w:fldCharType="end"/>
      </w:r>
      <w:r w:rsidRPr="002D4FF1">
        <w:t xml:space="preserve">, pattern classification </w:t>
      </w:r>
      <w:r w:rsidRPr="002D4FF1">
        <w:fldChar w:fldCharType="begin"/>
      </w:r>
      <w:r w:rsidRPr="002D4FF1">
        <w:instrText xml:space="preserve"> ADDIN EN.CITE &lt;EndNote&gt;&lt;Cite&gt;&lt;Author&gt;Pao&lt;/Author&gt;&lt;Year&gt;1989&lt;/Year&gt;&lt;RecNum&gt;25&lt;/RecNum&gt;&lt;DisplayText&gt;[39]&lt;/DisplayText&gt;&lt;record&gt;&lt;rec-number&gt;25&lt;/rec-number&gt;&lt;foreign-keys&gt;&lt;key app="EN" db-id="0wxzzr5d9d5r0beffvzvzwvz022f9ft5dea2" timestamp="1461844970"&gt;25&lt;/key&gt;&lt;/foreign-keys&gt;&lt;ref-type name="Journal Article"&gt;17&lt;/ref-type&gt;&lt;contributors&gt;&lt;authors&gt;&lt;author&gt;Pao, Yohhan&lt;/author&gt;&lt;/authors&gt;&lt;/contributors&gt;&lt;titles&gt;&lt;title&gt;Adaptive pattern recognition and neural networks&lt;/title&gt;&lt;/titles&gt;&lt;dates&gt;&lt;year&gt;1989&lt;/year&gt;&lt;/dates&gt;&lt;urls&gt;&lt;/urls&gt;&lt;/record&gt;&lt;/Cite&gt;&lt;/EndNote&gt;</w:instrText>
      </w:r>
      <w:r w:rsidRPr="002D4FF1">
        <w:fldChar w:fldCharType="separate"/>
      </w:r>
      <w:r w:rsidRPr="002D4FF1">
        <w:t>[</w:t>
      </w:r>
      <w:hyperlink w:anchor="_ENREF_39" w:tooltip="Pao, 1989 #25" w:history="1">
        <w:r w:rsidRPr="002D4FF1">
          <w:rPr>
            <w:rStyle w:val="Hyperlink"/>
          </w:rPr>
          <w:t>39</w:t>
        </w:r>
      </w:hyperlink>
      <w:r w:rsidRPr="002D4FF1">
        <w:t>]</w:t>
      </w:r>
      <w:r w:rsidRPr="002D4FF1">
        <w:fldChar w:fldCharType="end"/>
      </w:r>
      <w:r w:rsidRPr="002D4FF1">
        <w:t xml:space="preserve"> and signal processing </w:t>
      </w:r>
      <w:r w:rsidRPr="002D4FF1">
        <w:fldChar w:fldCharType="begin"/>
      </w:r>
      <w:r w:rsidRPr="002D4FF1">
        <w:instrText xml:space="preserve"> ADDIN EN.CITE &lt;EndNote&gt;&lt;Cite&gt;&lt;Author&gt;Miller&lt;/Author&gt;&lt;Year&gt;1992&lt;/Year&gt;&lt;RecNum&gt;41&lt;/RecNum&gt;&lt;DisplayText&gt;[50]&lt;/DisplayText&gt;&lt;record&gt;&lt;rec-number&gt;41&lt;/rec-number&gt;&lt;foreign-keys&gt;&lt;key app="EN" db-id="0wxzzr5d9d5r0beffvzvzwvz022f9ft5dea2" timestamp="1461879192"&gt;41&lt;/key&gt;&lt;/foreign-keys&gt;&lt;ref-type name="Journal Article"&gt;17&lt;/ref-type&gt;&lt;contributors&gt;&lt;authors&gt;&lt;author&gt;Miller, AS&lt;/author&gt;&lt;author&gt;Blott, BH&lt;/author&gt;&lt;/authors&gt;&lt;/contributors&gt;&lt;titles&gt;&lt;title&gt;Review of neural network applications in medical imaging and signal processing&lt;/title&gt;&lt;secondary-title&gt;Medical and Biological Engineering and Computing&lt;/secondary-title&gt;&lt;/titles&gt;&lt;periodical&gt;&lt;full-title&gt;Medical and Biological Engineering and Computing&lt;/full-title&gt;&lt;/periodical&gt;&lt;pages&gt;449-464&lt;/pages&gt;&lt;volume&gt;30&lt;/volume&gt;&lt;number&gt;5&lt;/number&gt;&lt;dates&gt;&lt;year&gt;1992&lt;/year&gt;&lt;/dates&gt;&lt;isbn&gt;0140-0118&lt;/isbn&gt;&lt;urls&gt;&lt;/urls&gt;&lt;/record&gt;&lt;/Cite&gt;&lt;/EndNote&gt;</w:instrText>
      </w:r>
      <w:r w:rsidRPr="002D4FF1">
        <w:fldChar w:fldCharType="separate"/>
      </w:r>
      <w:r w:rsidRPr="002D4FF1">
        <w:t>[</w:t>
      </w:r>
      <w:hyperlink w:anchor="_ENREF_50" w:tooltip="Miller, 1992 #41" w:history="1">
        <w:r w:rsidRPr="002D4FF1">
          <w:rPr>
            <w:rStyle w:val="Hyperlink"/>
          </w:rPr>
          <w:t>50</w:t>
        </w:r>
      </w:hyperlink>
      <w:r w:rsidRPr="002D4FF1">
        <w:t>]</w:t>
      </w:r>
      <w:r w:rsidRPr="002D4FF1">
        <w:fldChar w:fldCharType="end"/>
      </w:r>
      <w:r w:rsidRPr="002D4FF1">
        <w:t xml:space="preserve">. Although this model is not very well known for medical application, the same technique can be applied for creating a predictive medical prognostic model.  For accuracy demonstration, in the paper “Multi-point tidal prediction using artificial neural network (ANN) with tide-generating forces” </w:t>
      </w:r>
      <w:r w:rsidRPr="002D4FF1">
        <w:fldChar w:fldCharType="begin"/>
      </w:r>
      <w:r w:rsidRPr="002D4FF1">
        <w:instrText xml:space="preserve"> ADDIN EN.CITE &lt;EndNote&gt;&lt;Cite&gt;&lt;Author&gt;Chang&lt;/Author&gt;&lt;Year&gt;2006&lt;/Year&gt;&lt;RecNum&gt;42&lt;/RecNum&gt;&lt;DisplayText&gt;[51]&lt;/DisplayText&gt;&lt;record&gt;&lt;rec-number&gt;42&lt;/rec-number&gt;&lt;foreign-keys&gt;&lt;key app="EN" db-id="0wxzzr5d9d5r0beffvzvzwvz022f9ft5dea2" timestamp="1461879253"&gt;42&lt;/key&gt;&lt;/foreign-keys&gt;&lt;ref-type name="Journal Article"&gt;17&lt;/ref-type&gt;&lt;contributors&gt;&lt;authors&gt;&lt;author&gt;Chang, Hsien-Kuo&lt;/author&gt;&lt;author&gt;Lin, Li-Ching&lt;/author&gt;&lt;/authors&gt;&lt;/contributors&gt;&lt;titles&gt;&lt;title&gt;Multi-point tidal prediction using artificial neural network with tide-generating forces&lt;/title&gt;&lt;secondary-title&gt;Coastal Engineering&lt;/secondary-title&gt;&lt;/titles&gt;&lt;periodical&gt;&lt;full-title&gt;Coastal Engineering&lt;/full-title&gt;&lt;/periodical&gt;&lt;pages&gt;857-864&lt;/pages&gt;&lt;volume&gt;53&lt;/volume&gt;&lt;number&gt;10&lt;/number&gt;&lt;dates&gt;&lt;year&gt;2006&lt;/year&gt;&lt;/dates&gt;&lt;isbn&gt;0378-3839&lt;/isbn&gt;&lt;urls&gt;&lt;/urls&gt;&lt;/record&gt;&lt;/Cite&gt;&lt;/EndNote&gt;</w:instrText>
      </w:r>
      <w:r w:rsidRPr="002D4FF1">
        <w:fldChar w:fldCharType="separate"/>
      </w:r>
      <w:r w:rsidRPr="002D4FF1">
        <w:t>[</w:t>
      </w:r>
      <w:hyperlink w:anchor="_ENREF_51" w:tooltip="Chang, 2006 #42" w:history="1">
        <w:r w:rsidRPr="002D4FF1">
          <w:rPr>
            <w:rStyle w:val="Hyperlink"/>
          </w:rPr>
          <w:t>51</w:t>
        </w:r>
      </w:hyperlink>
      <w:r w:rsidRPr="002D4FF1">
        <w:t>]</w:t>
      </w:r>
      <w:r w:rsidRPr="002D4FF1">
        <w:fldChar w:fldCharType="end"/>
      </w:r>
      <w:r w:rsidRPr="002D4FF1">
        <w:t>, the authors (Hsien-Kuo and Li-Ching) use ANN to create a model that simulate tides at multiple-point considering tide-generating forces function. The proposed model is then examined to estimate tides at some predefined single point and showed very good prediction accuracy. The authors also stated that the extended application of this model could be predicting tides at multiple points in neighbor to the original point and the result is as accurate as the NAO.99b numerical model for tide prediction.</w:t>
      </w:r>
    </w:p>
    <w:p w:rsidR="005B0323" w:rsidRPr="005B0323" w:rsidRDefault="005B0323" w:rsidP="005B0323">
      <w:pPr>
        <w:pStyle w:val="Title"/>
        <w:numPr>
          <w:ilvl w:val="2"/>
          <w:numId w:val="23"/>
        </w:numPr>
        <w:spacing w:line="360" w:lineRule="auto"/>
        <w:ind w:left="720"/>
        <w:rPr>
          <w:rFonts w:cstheme="majorHAnsi"/>
          <w:b/>
          <w:sz w:val="26"/>
          <w:szCs w:val="26"/>
        </w:rPr>
      </w:pPr>
      <w:r w:rsidRPr="005B0323">
        <w:rPr>
          <w:rFonts w:cstheme="majorHAnsi"/>
          <w:b/>
          <w:sz w:val="26"/>
          <w:szCs w:val="26"/>
        </w:rPr>
        <w:t>OTHER RELEVENT STUDIES AND ANALYSIS TECHNQUES</w:t>
      </w:r>
    </w:p>
    <w:p w:rsidR="005B0323" w:rsidRDefault="005B0323" w:rsidP="00B357C9">
      <w:pPr>
        <w:jc w:val="both"/>
      </w:pPr>
      <w:r>
        <w:t>The following table describes briefly many relevant studies that utilizes ECG signal to perform detection of various types of cardiac diseases. The main purpose of this section is to provide even a wider range of application that fuels the trend of using ECG as the primary source of signal for diagnosis of CD. Some of these techniques also have inspiration on the scope of this research.</w:t>
      </w:r>
    </w:p>
    <w:p w:rsidR="00B357C9" w:rsidRDefault="00B357C9" w:rsidP="00B357C9">
      <w:pPr>
        <w:jc w:val="both"/>
        <w:sectPr w:rsidR="00B357C9" w:rsidSect="00B61C4F">
          <w:headerReference w:type="default" r:id="rId27"/>
          <w:footerReference w:type="default" r:id="rId28"/>
          <w:pgSz w:w="12240" w:h="15840"/>
          <w:pgMar w:top="1440" w:right="1041" w:bottom="1440" w:left="1440" w:header="720" w:footer="375" w:gutter="0"/>
          <w:pgNumType w:start="1"/>
          <w:cols w:space="720"/>
          <w:docGrid w:linePitch="360"/>
        </w:sectPr>
      </w:pPr>
    </w:p>
    <w:tbl>
      <w:tblPr>
        <w:tblStyle w:val="InvoiceTable"/>
        <w:tblW w:w="5247" w:type="pct"/>
        <w:tblInd w:w="-275" w:type="dxa"/>
        <w:tblLayout w:type="fixed"/>
        <w:tblLook w:val="04E0" w:firstRow="1" w:lastRow="1" w:firstColumn="1" w:lastColumn="0" w:noHBand="0" w:noVBand="1"/>
      </w:tblPr>
      <w:tblGrid>
        <w:gridCol w:w="1100"/>
        <w:gridCol w:w="3311"/>
        <w:gridCol w:w="3960"/>
        <w:gridCol w:w="1261"/>
        <w:gridCol w:w="2433"/>
        <w:gridCol w:w="1525"/>
      </w:tblGrid>
      <w:tr w:rsidR="0095132F" w:rsidRPr="00C9339D" w:rsidTr="0095132F">
        <w:trPr>
          <w:cnfStyle w:val="100000000000" w:firstRow="1" w:lastRow="0" w:firstColumn="0" w:lastColumn="0" w:oddVBand="0" w:evenVBand="0" w:oddHBand="0" w:evenHBand="0" w:firstRowFirstColumn="0" w:firstRowLastColumn="0" w:lastRowFirstColumn="0" w:lastRowLastColumn="0"/>
          <w:tblHeader/>
        </w:trPr>
        <w:tc>
          <w:tcPr>
            <w:tcW w:w="405" w:type="pct"/>
          </w:tcPr>
          <w:p w:rsidR="00C9339D" w:rsidRPr="00345511" w:rsidRDefault="00C9339D" w:rsidP="00C9339D">
            <w:pPr>
              <w:spacing w:line="240" w:lineRule="auto"/>
              <w:jc w:val="center"/>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Tech</w:t>
            </w:r>
          </w:p>
        </w:tc>
        <w:tc>
          <w:tcPr>
            <w:tcW w:w="1218" w:type="pct"/>
          </w:tcPr>
          <w:p w:rsidR="00C9339D" w:rsidRPr="00345511" w:rsidRDefault="00C9339D" w:rsidP="00C9339D">
            <w:pPr>
              <w:spacing w:line="240" w:lineRule="auto"/>
              <w:jc w:val="center"/>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Features</w:t>
            </w:r>
          </w:p>
        </w:tc>
        <w:tc>
          <w:tcPr>
            <w:tcW w:w="1457" w:type="pct"/>
          </w:tcPr>
          <w:p w:rsidR="00C9339D" w:rsidRPr="00345511" w:rsidRDefault="00C9339D" w:rsidP="00C9339D">
            <w:pPr>
              <w:spacing w:line="240" w:lineRule="auto"/>
              <w:jc w:val="center"/>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Description</w:t>
            </w:r>
          </w:p>
        </w:tc>
        <w:tc>
          <w:tcPr>
            <w:tcW w:w="464" w:type="pct"/>
          </w:tcPr>
          <w:p w:rsidR="00C9339D" w:rsidRPr="00345511" w:rsidRDefault="00C9339D" w:rsidP="00C9339D">
            <w:pPr>
              <w:spacing w:line="240" w:lineRule="auto"/>
              <w:jc w:val="center"/>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Disease</w:t>
            </w:r>
          </w:p>
        </w:tc>
        <w:tc>
          <w:tcPr>
            <w:tcW w:w="895" w:type="pct"/>
          </w:tcPr>
          <w:p w:rsidR="00C9339D" w:rsidRPr="00345511" w:rsidRDefault="00C9339D" w:rsidP="00C9339D">
            <w:pPr>
              <w:spacing w:line="240" w:lineRule="auto"/>
              <w:jc w:val="center"/>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Accuracy</w:t>
            </w:r>
          </w:p>
        </w:tc>
        <w:tc>
          <w:tcPr>
            <w:tcW w:w="561" w:type="pct"/>
          </w:tcPr>
          <w:p w:rsidR="00C9339D" w:rsidRPr="00345511" w:rsidRDefault="00C9339D" w:rsidP="00C9339D">
            <w:pPr>
              <w:spacing w:line="240" w:lineRule="auto"/>
              <w:jc w:val="center"/>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Note</w:t>
            </w:r>
          </w:p>
        </w:tc>
      </w:tr>
      <w:tr w:rsidR="0095132F" w:rsidRPr="00C9339D" w:rsidTr="0095132F">
        <w:tc>
          <w:tcPr>
            <w:tcW w:w="40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FFC000"/>
                <w:kern w:val="2"/>
                <w:sz w:val="20"/>
                <w:szCs w:val="20"/>
                <w:shd w:val="clear" w:color="auto" w:fill="auto"/>
                <w14:ligatures w14:val="standard"/>
              </w:rPr>
              <w:t>Spectral turbulence</w:t>
            </w:r>
            <w:r w:rsidRPr="00345511">
              <w:rPr>
                <w:rFonts w:cstheme="minorHAnsi"/>
                <w:color w:val="000000"/>
                <w:kern w:val="2"/>
                <w:sz w:val="20"/>
                <w:szCs w:val="20"/>
                <w:shd w:val="clear" w:color="auto" w:fill="auto"/>
                <w14:ligatures w14:val="standard"/>
              </w:rPr>
              <w:br/>
              <w:t xml:space="preserve">analysis of </w:t>
            </w:r>
            <w:r w:rsidRPr="00345511">
              <w:rPr>
                <w:rFonts w:cstheme="minorHAnsi"/>
                <w:color w:val="FFC000"/>
                <w:kern w:val="2"/>
                <w:sz w:val="20"/>
                <w:szCs w:val="20"/>
                <w:shd w:val="clear" w:color="auto" w:fill="auto"/>
                <w14:ligatures w14:val="standard"/>
              </w:rPr>
              <w:t xml:space="preserve">SAECG </w:t>
            </w:r>
          </w:p>
        </w:tc>
        <w:tc>
          <w:tcPr>
            <w:tcW w:w="1218"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806000"/>
                <w:kern w:val="2"/>
                <w:sz w:val="20"/>
                <w:szCs w:val="20"/>
                <w:shd w:val="clear" w:color="auto" w:fill="auto"/>
                <w14:ligatures w14:val="standard"/>
              </w:rPr>
              <w:t>Mean peaks per slice</w:t>
            </w:r>
            <w:r w:rsidRPr="00345511">
              <w:rPr>
                <w:rFonts w:cstheme="minorHAnsi"/>
                <w:kern w:val="2"/>
                <w:sz w:val="20"/>
                <w:szCs w:val="20"/>
                <w:shd w:val="clear" w:color="auto" w:fill="auto"/>
                <w14:ligatures w14:val="standard"/>
              </w:rPr>
              <w:t xml:space="preserve"> (MPPS); </w:t>
            </w:r>
            <w:r w:rsidRPr="00345511">
              <w:rPr>
                <w:rFonts w:cstheme="minorHAnsi"/>
                <w:color w:val="806000"/>
                <w:kern w:val="2"/>
                <w:sz w:val="20"/>
                <w:szCs w:val="20"/>
                <w:shd w:val="clear" w:color="auto" w:fill="auto"/>
                <w14:ligatures w14:val="standard"/>
              </w:rPr>
              <w:t>low-segment</w:t>
            </w:r>
            <w:r w:rsidRPr="00345511">
              <w:rPr>
                <w:rFonts w:cstheme="minorHAnsi"/>
                <w:color w:val="806000"/>
                <w:kern w:val="2"/>
                <w:sz w:val="20"/>
                <w:szCs w:val="20"/>
                <w:shd w:val="clear" w:color="auto" w:fill="auto"/>
                <w14:ligatures w14:val="standard"/>
              </w:rPr>
              <w:br/>
              <w:t>correlation ratio</w:t>
            </w:r>
            <w:r w:rsidRPr="00345511">
              <w:rPr>
                <w:rFonts w:cstheme="minorHAnsi"/>
                <w:kern w:val="2"/>
                <w:sz w:val="20"/>
                <w:szCs w:val="20"/>
                <w:shd w:val="clear" w:color="auto" w:fill="auto"/>
                <w14:ligatures w14:val="standard"/>
              </w:rPr>
              <w:t xml:space="preserve"> (LSCR); </w:t>
            </w:r>
            <w:r w:rsidRPr="00345511">
              <w:rPr>
                <w:rFonts w:cstheme="minorHAnsi"/>
                <w:color w:val="806000"/>
                <w:kern w:val="2"/>
                <w:sz w:val="20"/>
                <w:szCs w:val="20"/>
                <w:shd w:val="clear" w:color="auto" w:fill="auto"/>
                <w14:ligatures w14:val="standard"/>
              </w:rPr>
              <w:t>intersegment correlation</w:t>
            </w:r>
            <w:r w:rsidRPr="00345511">
              <w:rPr>
                <w:rFonts w:cstheme="minorHAnsi"/>
                <w:color w:val="806000"/>
                <w:kern w:val="2"/>
                <w:sz w:val="20"/>
                <w:szCs w:val="20"/>
                <w:shd w:val="clear" w:color="auto" w:fill="auto"/>
                <w14:ligatures w14:val="standard"/>
              </w:rPr>
              <w:br/>
              <w:t>mean</w:t>
            </w:r>
            <w:r w:rsidRPr="00345511">
              <w:rPr>
                <w:rFonts w:cstheme="minorHAnsi"/>
                <w:kern w:val="2"/>
                <w:sz w:val="20"/>
                <w:szCs w:val="20"/>
                <w:shd w:val="clear" w:color="auto" w:fill="auto"/>
                <w14:ligatures w14:val="standard"/>
              </w:rPr>
              <w:t xml:space="preserve"> (ISCM); </w:t>
            </w:r>
            <w:r w:rsidRPr="00345511">
              <w:rPr>
                <w:rFonts w:cstheme="minorHAnsi"/>
                <w:color w:val="806000"/>
                <w:kern w:val="2"/>
                <w:sz w:val="20"/>
                <w:szCs w:val="20"/>
                <w:shd w:val="clear" w:color="auto" w:fill="auto"/>
                <w14:ligatures w14:val="standard"/>
              </w:rPr>
              <w:t>intersegment correlation standard</w:t>
            </w:r>
            <w:r w:rsidRPr="00345511">
              <w:rPr>
                <w:rFonts w:cstheme="minorHAnsi"/>
                <w:color w:val="806000"/>
                <w:kern w:val="2"/>
                <w:sz w:val="20"/>
                <w:szCs w:val="20"/>
                <w:shd w:val="clear" w:color="auto" w:fill="auto"/>
                <w14:ligatures w14:val="standard"/>
              </w:rPr>
              <w:br/>
              <w:t>deviation</w:t>
            </w:r>
            <w:r w:rsidRPr="00345511">
              <w:rPr>
                <w:rFonts w:cstheme="minorHAnsi"/>
                <w:kern w:val="2"/>
                <w:sz w:val="20"/>
                <w:szCs w:val="20"/>
                <w:shd w:val="clear" w:color="auto" w:fill="auto"/>
                <w14:ligatures w14:val="standard"/>
              </w:rPr>
              <w:t xml:space="preserve"> (ISCSD); and </w:t>
            </w:r>
            <w:r w:rsidRPr="00345511">
              <w:rPr>
                <w:rFonts w:cstheme="minorHAnsi"/>
                <w:color w:val="806000"/>
                <w:kern w:val="2"/>
                <w:sz w:val="20"/>
                <w:szCs w:val="20"/>
                <w:shd w:val="clear" w:color="auto" w:fill="auto"/>
                <w14:ligatures w14:val="standard"/>
              </w:rPr>
              <w:t>spectral entropy</w:t>
            </w:r>
            <w:r w:rsidRPr="00345511">
              <w:rPr>
                <w:rFonts w:cstheme="minorHAnsi"/>
                <w:kern w:val="2"/>
                <w:sz w:val="20"/>
                <w:szCs w:val="20"/>
                <w:shd w:val="clear" w:color="auto" w:fill="auto"/>
                <w14:ligatures w14:val="standard"/>
              </w:rPr>
              <w:t xml:space="preserve"> (SE).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The spectral turbulence</w:t>
            </w:r>
            <w:r w:rsidRPr="00345511">
              <w:rPr>
                <w:rFonts w:cstheme="minorHAnsi"/>
                <w:kern w:val="2"/>
                <w:sz w:val="20"/>
                <w:szCs w:val="20"/>
                <w:shd w:val="clear" w:color="auto" w:fill="auto"/>
                <w14:ligatures w14:val="standard"/>
              </w:rPr>
              <w:br/>
              <w:t xml:space="preserve">analysis was considered </w:t>
            </w:r>
            <w:r w:rsidRPr="00345511">
              <w:rPr>
                <w:rFonts w:cstheme="minorHAnsi"/>
                <w:color w:val="FFC000"/>
                <w:kern w:val="2"/>
                <w:sz w:val="20"/>
                <w:szCs w:val="20"/>
                <w:shd w:val="clear" w:color="auto" w:fill="auto"/>
                <w14:ligatures w14:val="standard"/>
              </w:rPr>
              <w:t xml:space="preserve">abnormal </w:t>
            </w:r>
            <w:r w:rsidRPr="00345511">
              <w:rPr>
                <w:rFonts w:cstheme="minorHAnsi"/>
                <w:kern w:val="2"/>
                <w:sz w:val="20"/>
                <w:szCs w:val="20"/>
                <w:shd w:val="clear" w:color="auto" w:fill="auto"/>
                <w14:ligatures w14:val="standard"/>
              </w:rPr>
              <w:t xml:space="preserve">when at least </w:t>
            </w:r>
            <w:r w:rsidRPr="00345511">
              <w:rPr>
                <w:rFonts w:cstheme="minorHAnsi"/>
                <w:color w:val="FFC000"/>
                <w:kern w:val="2"/>
                <w:sz w:val="20"/>
                <w:szCs w:val="20"/>
                <w:shd w:val="clear" w:color="auto" w:fill="auto"/>
                <w14:ligatures w14:val="standard"/>
              </w:rPr>
              <w:t>3 of the 4</w:t>
            </w:r>
            <w:r w:rsidRPr="00345511">
              <w:rPr>
                <w:rFonts w:cstheme="minorHAnsi"/>
                <w:kern w:val="2"/>
                <w:sz w:val="20"/>
                <w:szCs w:val="20"/>
                <w:shd w:val="clear" w:color="auto" w:fill="auto"/>
                <w14:ligatures w14:val="standard"/>
              </w:rPr>
              <w:t xml:space="preserve"> indices were abnormal: LSCR &gt; 73; ISCM &lt; 92; ISCSD &gt; 105; and SE &gt; 14.</w:t>
            </w:r>
          </w:p>
        </w:tc>
        <w:tc>
          <w:tcPr>
            <w:tcW w:w="1457"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FFC000"/>
                <w:kern w:val="2"/>
                <w:sz w:val="20"/>
                <w:szCs w:val="20"/>
                <w:shd w:val="clear" w:color="auto" w:fill="auto"/>
                <w14:ligatures w14:val="standard"/>
              </w:rPr>
              <w:t>Averaged X-Y-Z</w:t>
            </w:r>
            <w:r w:rsidRPr="00345511">
              <w:rPr>
                <w:rFonts w:cstheme="minorHAnsi"/>
                <w:kern w:val="2"/>
                <w:sz w:val="20"/>
                <w:szCs w:val="20"/>
                <w:shd w:val="clear" w:color="auto" w:fill="auto"/>
                <w14:ligatures w14:val="standard"/>
              </w:rPr>
              <w:t xml:space="preserve"> lead on the segment starting </w:t>
            </w:r>
            <w:r w:rsidRPr="00345511">
              <w:rPr>
                <w:rFonts w:cstheme="minorHAnsi"/>
                <w:color w:val="FFC000"/>
                <w:kern w:val="2"/>
                <w:sz w:val="20"/>
                <w:szCs w:val="20"/>
                <w:shd w:val="clear" w:color="auto" w:fill="auto"/>
                <w14:ligatures w14:val="standard"/>
              </w:rPr>
              <w:t>25ms before</w:t>
            </w:r>
            <w:r w:rsidRPr="00345511">
              <w:rPr>
                <w:rFonts w:cstheme="minorHAnsi"/>
                <w:kern w:val="2"/>
                <w:sz w:val="20"/>
                <w:szCs w:val="20"/>
                <w:shd w:val="clear" w:color="auto" w:fill="auto"/>
                <w14:ligatures w14:val="standard"/>
              </w:rPr>
              <w:t xml:space="preserve"> the QRS onset and ending </w:t>
            </w:r>
            <w:r w:rsidRPr="00345511">
              <w:rPr>
                <w:rFonts w:cstheme="minorHAnsi"/>
                <w:color w:val="FFC000"/>
                <w:kern w:val="2"/>
                <w:sz w:val="20"/>
                <w:szCs w:val="20"/>
                <w:shd w:val="clear" w:color="auto" w:fill="auto"/>
                <w14:ligatures w14:val="standard"/>
              </w:rPr>
              <w:t>125ms after</w:t>
            </w:r>
            <w:r w:rsidRPr="00345511">
              <w:rPr>
                <w:rFonts w:cstheme="minorHAnsi"/>
                <w:kern w:val="2"/>
                <w:sz w:val="20"/>
                <w:szCs w:val="20"/>
                <w:shd w:val="clear" w:color="auto" w:fill="auto"/>
                <w14:ligatures w14:val="standard"/>
              </w:rPr>
              <w:t xml:space="preserve"> the QRS offset. This segment was divided into overlapping </w:t>
            </w:r>
            <w:r w:rsidRPr="00345511">
              <w:rPr>
                <w:rFonts w:cstheme="minorHAnsi"/>
                <w:color w:val="FFC000"/>
                <w:kern w:val="2"/>
                <w:sz w:val="20"/>
                <w:szCs w:val="20"/>
                <w:shd w:val="clear" w:color="auto" w:fill="auto"/>
                <w14:ligatures w14:val="standard"/>
              </w:rPr>
              <w:t>24ms slices in 2ms steps</w:t>
            </w:r>
            <w:r w:rsidRPr="00345511">
              <w:rPr>
                <w:rFonts w:cstheme="minorHAnsi"/>
                <w:kern w:val="2"/>
                <w:sz w:val="20"/>
                <w:szCs w:val="20"/>
                <w:shd w:val="clear" w:color="auto" w:fill="auto"/>
                <w14:ligatures w14:val="standard"/>
              </w:rPr>
              <w:t xml:space="preserve">. Each time slice was multiplied by a 4-pole Blackman-Harris window and analyzed using the </w:t>
            </w:r>
            <w:r w:rsidRPr="00345511">
              <w:rPr>
                <w:rFonts w:cstheme="minorHAnsi"/>
                <w:color w:val="FFC000"/>
                <w:kern w:val="2"/>
                <w:sz w:val="20"/>
                <w:szCs w:val="20"/>
                <w:shd w:val="clear" w:color="auto" w:fill="auto"/>
                <w14:ligatures w14:val="standard"/>
              </w:rPr>
              <w:t>fast Fourier transformation</w:t>
            </w:r>
            <w:r w:rsidRPr="00345511">
              <w:rPr>
                <w:rFonts w:cstheme="minorHAnsi"/>
                <w:kern w:val="2"/>
                <w:sz w:val="20"/>
                <w:szCs w:val="20"/>
                <w:shd w:val="clear" w:color="auto" w:fill="auto"/>
                <w14:ligatures w14:val="standard"/>
              </w:rPr>
              <w:t>. In order to detect the abrupt changes in activation wave-front velocity caused by abnormal myocardial regions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Computing the </w:t>
            </w:r>
            <w:r w:rsidRPr="00345511">
              <w:rPr>
                <w:rFonts w:cstheme="minorHAnsi"/>
                <w:color w:val="FFC000"/>
                <w:kern w:val="2"/>
                <w:sz w:val="20"/>
                <w:szCs w:val="20"/>
                <w:shd w:val="clear" w:color="auto" w:fill="auto"/>
                <w14:ligatures w14:val="standard"/>
              </w:rPr>
              <w:t>positive predictive characteristics</w:t>
            </w:r>
            <w:r w:rsidRPr="00345511">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5 features</w:t>
            </w:r>
          </w:p>
        </w:tc>
        <w:tc>
          <w:tcPr>
            <w:tcW w:w="464"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ischemic ventricular tachycardia, arrhythmic events,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sudden arrhythmic death,</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cardiac death</w:t>
            </w:r>
          </w:p>
        </w:tc>
        <w:tc>
          <w:tcPr>
            <w:tcW w:w="89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FF0000"/>
                <w:kern w:val="2"/>
                <w:sz w:val="20"/>
                <w:szCs w:val="20"/>
                <w:shd w:val="clear" w:color="auto" w:fill="auto"/>
                <w14:ligatures w14:val="standard"/>
              </w:rPr>
              <w:t>Optimal criteria</w:t>
            </w:r>
            <w:r w:rsidRPr="00345511">
              <w:rPr>
                <w:rFonts w:cstheme="minorHAnsi"/>
                <w:kern w:val="2"/>
                <w:sz w:val="20"/>
                <w:szCs w:val="20"/>
                <w:shd w:val="clear" w:color="auto" w:fill="auto"/>
                <w14:ligatures w14:val="standard"/>
              </w:rPr>
              <w:t xml:space="preserve"> for risk stratification after myocardial infarction. These criteria are as follow: </w:t>
            </w:r>
            <w:r w:rsidRPr="00345511">
              <w:rPr>
                <w:rFonts w:cstheme="minorHAnsi"/>
                <w:color w:val="FF0000"/>
                <w:kern w:val="2"/>
                <w:sz w:val="20"/>
                <w:szCs w:val="20"/>
                <w:shd w:val="clear" w:color="auto" w:fill="auto"/>
                <w14:ligatures w14:val="standard"/>
              </w:rPr>
              <w:t>MPPS &gt; 36</w:t>
            </w:r>
            <w:r w:rsidRPr="00345511">
              <w:rPr>
                <w:rFonts w:cstheme="minorHAnsi"/>
                <w:kern w:val="2"/>
                <w:sz w:val="20"/>
                <w:szCs w:val="20"/>
                <w:shd w:val="clear" w:color="auto" w:fill="auto"/>
                <w14:ligatures w14:val="standard"/>
              </w:rPr>
              <w:t xml:space="preserve">; </w:t>
            </w:r>
            <w:r w:rsidRPr="00345511">
              <w:rPr>
                <w:rFonts w:cstheme="minorHAnsi"/>
                <w:color w:val="FF0000"/>
                <w:kern w:val="2"/>
                <w:sz w:val="20"/>
                <w:szCs w:val="20"/>
                <w:shd w:val="clear" w:color="auto" w:fill="auto"/>
                <w14:ligatures w14:val="standard"/>
              </w:rPr>
              <w:t>LSCR &gt; 68</w:t>
            </w:r>
            <w:r w:rsidRPr="00345511">
              <w:rPr>
                <w:rFonts w:cstheme="minorHAnsi"/>
                <w:kern w:val="2"/>
                <w:sz w:val="20"/>
                <w:szCs w:val="20"/>
                <w:shd w:val="clear" w:color="auto" w:fill="auto"/>
                <w14:ligatures w14:val="standard"/>
              </w:rPr>
              <w:t xml:space="preserve">; ISCM &lt; 90; </w:t>
            </w:r>
            <w:r w:rsidRPr="00345511">
              <w:rPr>
                <w:rFonts w:cstheme="minorHAnsi"/>
                <w:color w:val="FF0000"/>
                <w:kern w:val="2"/>
                <w:sz w:val="20"/>
                <w:szCs w:val="20"/>
                <w:shd w:val="clear" w:color="auto" w:fill="auto"/>
                <w14:ligatures w14:val="standard"/>
              </w:rPr>
              <w:t>ISCSD &gt; 136</w:t>
            </w:r>
            <w:r w:rsidRPr="00345511">
              <w:rPr>
                <w:rFonts w:cstheme="minorHAnsi"/>
                <w:kern w:val="2"/>
                <w:sz w:val="20"/>
                <w:szCs w:val="20"/>
                <w:shd w:val="clear" w:color="auto" w:fill="auto"/>
                <w14:ligatures w14:val="standard"/>
              </w:rPr>
              <w:t xml:space="preserve">; and </w:t>
            </w:r>
            <w:r w:rsidRPr="00345511">
              <w:rPr>
                <w:rFonts w:cstheme="minorHAnsi"/>
                <w:color w:val="FF0000"/>
                <w:kern w:val="2"/>
                <w:sz w:val="20"/>
                <w:szCs w:val="20"/>
                <w:shd w:val="clear" w:color="auto" w:fill="auto"/>
                <w14:ligatures w14:val="standard"/>
              </w:rPr>
              <w:t>SE &gt; 13</w:t>
            </w:r>
            <w:r w:rsidRPr="00345511">
              <w:rPr>
                <w:rFonts w:cstheme="minorHAnsi"/>
                <w:kern w:val="2"/>
                <w:sz w:val="20"/>
                <w:szCs w:val="20"/>
                <w:shd w:val="clear" w:color="auto" w:fill="auto"/>
                <w14:ligatures w14:val="standard"/>
              </w:rPr>
              <w:t xml:space="preserve">, with the strategy requiring </w:t>
            </w:r>
            <w:r w:rsidRPr="00345511">
              <w:rPr>
                <w:rFonts w:cstheme="minorHAnsi"/>
                <w:color w:val="FF0000"/>
                <w:kern w:val="2"/>
                <w:sz w:val="20"/>
                <w:szCs w:val="20"/>
                <w:shd w:val="clear" w:color="auto" w:fill="auto"/>
                <w14:ligatures w14:val="standard"/>
              </w:rPr>
              <w:t>at least three indices</w:t>
            </w:r>
            <w:r w:rsidRPr="00345511">
              <w:rPr>
                <w:rFonts w:cstheme="minorHAnsi"/>
                <w:kern w:val="2"/>
                <w:sz w:val="20"/>
                <w:szCs w:val="20"/>
                <w:shd w:val="clear" w:color="auto" w:fill="auto"/>
                <w14:ligatures w14:val="standard"/>
              </w:rPr>
              <w:t xml:space="preserve"> to be</w:t>
            </w:r>
            <w:r w:rsidRPr="00345511">
              <w:rPr>
                <w:rFonts w:cstheme="minorHAnsi"/>
                <w:kern w:val="2"/>
                <w:sz w:val="20"/>
                <w:szCs w:val="20"/>
                <w:shd w:val="clear" w:color="auto" w:fill="auto"/>
                <w14:ligatures w14:val="standard"/>
              </w:rPr>
              <w:br/>
              <w:t>positive for a positive diagnosis</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00B0F0"/>
                <w:kern w:val="2"/>
                <w:sz w:val="20"/>
                <w:szCs w:val="20"/>
                <w:shd w:val="clear" w:color="auto" w:fill="auto"/>
                <w14:ligatures w14:val="standard"/>
              </w:rPr>
              <w:t>orthogonal X,Y,Z leads</w:t>
            </w:r>
            <w:r w:rsidRPr="00345511">
              <w:rPr>
                <w:rFonts w:cstheme="minorHAnsi"/>
                <w:kern w:val="2"/>
                <w:sz w:val="20"/>
                <w:szCs w:val="20"/>
                <w:shd w:val="clear" w:color="auto" w:fill="auto"/>
                <w14:ligatures w14:val="standard"/>
              </w:rPr>
              <w:t xml:space="preserve"> using a Model 1200 EPX</w:t>
            </w:r>
            <w:r w:rsidRPr="00345511">
              <w:rPr>
                <w:rFonts w:cstheme="minorHAnsi"/>
                <w:kern w:val="2"/>
                <w:sz w:val="20"/>
                <w:szCs w:val="20"/>
                <w:shd w:val="clear" w:color="auto" w:fill="auto"/>
                <w14:ligatures w14:val="standard"/>
              </w:rPr>
              <w:br/>
              <w:t>Arrhythmia Research Technology (Austin, TX, USA) recorder</w:t>
            </w:r>
          </w:p>
          <w:p w:rsidR="00C9339D" w:rsidRPr="00345511" w:rsidRDefault="00C9339D" w:rsidP="0095132F">
            <w:pPr>
              <w:spacing w:line="240" w:lineRule="auto"/>
              <w:rPr>
                <w:rFonts w:cstheme="minorHAnsi"/>
                <w:kern w:val="2"/>
                <w:sz w:val="20"/>
                <w:szCs w:val="20"/>
                <w:shd w:val="clear" w:color="auto" w:fill="auto"/>
                <w14:ligatures w14:val="standard"/>
              </w:rPr>
            </w:pPr>
          </w:p>
        </w:tc>
      </w:tr>
      <w:tr w:rsidR="0095132F" w:rsidRPr="00C9339D" w:rsidTr="0095132F">
        <w:tc>
          <w:tcPr>
            <w:tcW w:w="40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FFC000"/>
                <w:kern w:val="2"/>
                <w:sz w:val="20"/>
                <w:szCs w:val="20"/>
                <w:shd w:val="clear" w:color="auto" w:fill="auto"/>
                <w14:ligatures w14:val="standard"/>
              </w:rPr>
              <w:t>Time series</w:t>
            </w:r>
            <w:r w:rsidRPr="00345511">
              <w:rPr>
                <w:rFonts w:cstheme="minorHAnsi"/>
                <w:color w:val="000000"/>
                <w:kern w:val="2"/>
                <w:sz w:val="20"/>
                <w:szCs w:val="20"/>
                <w:shd w:val="clear" w:color="auto" w:fill="auto"/>
                <w14:ligatures w14:val="standard"/>
              </w:rPr>
              <w:t xml:space="preserve"> analysis of </w:t>
            </w:r>
            <w:r w:rsidRPr="00345511">
              <w:rPr>
                <w:rFonts w:cstheme="minorHAnsi"/>
                <w:color w:val="FFC000"/>
                <w:kern w:val="2"/>
                <w:sz w:val="20"/>
                <w:szCs w:val="20"/>
                <w:shd w:val="clear" w:color="auto" w:fill="auto"/>
                <w14:ligatures w14:val="standard"/>
              </w:rPr>
              <w:t>SAECG</w:t>
            </w:r>
          </w:p>
        </w:tc>
        <w:tc>
          <w:tcPr>
            <w:tcW w:w="1218"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Three conventional time domain indices were calculated: </w:t>
            </w:r>
            <w:r w:rsidRPr="00345511">
              <w:rPr>
                <w:rFonts w:cstheme="minorHAnsi"/>
                <w:color w:val="C00000"/>
                <w:kern w:val="2"/>
                <w:sz w:val="20"/>
                <w:szCs w:val="20"/>
                <w:shd w:val="clear" w:color="auto" w:fill="auto"/>
                <w14:ligatures w14:val="standard"/>
              </w:rPr>
              <w:t>the duration of the total QRS complex</w:t>
            </w:r>
            <w:r w:rsidRPr="00345511">
              <w:rPr>
                <w:rFonts w:cstheme="minorHAnsi"/>
                <w:kern w:val="2"/>
                <w:sz w:val="20"/>
                <w:szCs w:val="20"/>
                <w:shd w:val="clear" w:color="auto" w:fill="auto"/>
                <w14:ligatures w14:val="standard"/>
              </w:rPr>
              <w:t xml:space="preserve"> (tQRS); </w:t>
            </w:r>
            <w:r w:rsidRPr="00345511">
              <w:rPr>
                <w:rFonts w:cstheme="minorHAnsi"/>
                <w:color w:val="C00000"/>
                <w:kern w:val="2"/>
                <w:sz w:val="20"/>
                <w:szCs w:val="20"/>
                <w:shd w:val="clear" w:color="auto" w:fill="auto"/>
                <w14:ligatures w14:val="standard"/>
              </w:rPr>
              <w:t>the duration of the terminal low-amplitude signals</w:t>
            </w:r>
            <w:r w:rsidRPr="00345511">
              <w:rPr>
                <w:rFonts w:cstheme="minorHAnsi"/>
                <w:kern w:val="2"/>
                <w:sz w:val="20"/>
                <w:szCs w:val="20"/>
                <w:shd w:val="clear" w:color="auto" w:fill="auto"/>
                <w14:ligatures w14:val="standard"/>
              </w:rPr>
              <w:t xml:space="preserve"> &lt; 40</w:t>
            </w:r>
            <w:r w:rsidRPr="00345511">
              <w:rPr>
                <w:rFonts w:cstheme="minorHAnsi"/>
                <w:i/>
                <w:iCs/>
                <w:kern w:val="2"/>
                <w:sz w:val="20"/>
                <w:szCs w:val="20"/>
                <w:shd w:val="clear" w:color="auto" w:fill="auto"/>
                <w14:ligatures w14:val="standard"/>
              </w:rPr>
              <w:t xml:space="preserve">fj, Y </w:t>
            </w:r>
            <w:r w:rsidRPr="00345511">
              <w:rPr>
                <w:rFonts w:cstheme="minorHAnsi"/>
                <w:kern w:val="2"/>
                <w:sz w:val="20"/>
                <w:szCs w:val="20"/>
                <w:shd w:val="clear" w:color="auto" w:fill="auto"/>
                <w14:ligatures w14:val="standard"/>
              </w:rPr>
              <w:t>(LAS40);</w:t>
            </w:r>
            <w:r w:rsidRPr="00345511">
              <w:rPr>
                <w:rFonts w:cstheme="minorHAnsi"/>
                <w:kern w:val="2"/>
                <w:sz w:val="20"/>
                <w:szCs w:val="20"/>
                <w:shd w:val="clear" w:color="auto" w:fill="auto"/>
                <w14:ligatures w14:val="standard"/>
              </w:rPr>
              <w:br/>
              <w:t xml:space="preserve">and the </w:t>
            </w:r>
            <w:r w:rsidRPr="00345511">
              <w:rPr>
                <w:rFonts w:cstheme="minorHAnsi"/>
                <w:color w:val="C00000"/>
                <w:kern w:val="2"/>
                <w:sz w:val="20"/>
                <w:szCs w:val="20"/>
                <w:shd w:val="clear" w:color="auto" w:fill="auto"/>
                <w14:ligatures w14:val="standard"/>
              </w:rPr>
              <w:t>root mean square voltage of the last 40ms of the QRS complex</w:t>
            </w:r>
            <w:r w:rsidRPr="00345511">
              <w:rPr>
                <w:rFonts w:cstheme="minorHAnsi"/>
                <w:kern w:val="2"/>
                <w:sz w:val="20"/>
                <w:szCs w:val="20"/>
                <w:shd w:val="clear" w:color="auto" w:fill="auto"/>
                <w14:ligatures w14:val="standard"/>
              </w:rPr>
              <w:t xml:space="preserve"> (RMS40)</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Considered abnormal when at least 2 of 3 variables were out of rangers: tQRS &gt; 114ms; LAS40 &gt; 38ms and RMS40 &lt; 20</w:t>
            </w:r>
            <w:r w:rsidRPr="00345511">
              <w:rPr>
                <w:rFonts w:cstheme="minorHAnsi"/>
                <w:i/>
                <w:iCs/>
                <w:kern w:val="2"/>
                <w:sz w:val="20"/>
                <w:szCs w:val="20"/>
                <w:shd w:val="clear" w:color="auto" w:fill="auto"/>
                <w14:ligatures w14:val="standard"/>
              </w:rPr>
              <w:t>fiW</w:t>
            </w:r>
          </w:p>
        </w:tc>
        <w:tc>
          <w:tcPr>
            <w:tcW w:w="1457"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Computing the </w:t>
            </w:r>
            <w:r w:rsidRPr="00345511">
              <w:rPr>
                <w:rFonts w:cstheme="minorHAnsi"/>
                <w:color w:val="FFC000"/>
                <w:kern w:val="2"/>
                <w:sz w:val="20"/>
                <w:szCs w:val="20"/>
                <w:shd w:val="clear" w:color="auto" w:fill="auto"/>
                <w14:ligatures w14:val="standard"/>
              </w:rPr>
              <w:t>positive predictive characteristics</w:t>
            </w:r>
            <w:r w:rsidRPr="00345511">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3 features</w:t>
            </w:r>
          </w:p>
        </w:tc>
        <w:tc>
          <w:tcPr>
            <w:tcW w:w="464"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ischemic ventricular tachycardia, arrhythmic events,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sudden arrhythmic death,</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cardiac death</w:t>
            </w:r>
          </w:p>
        </w:tc>
        <w:tc>
          <w:tcPr>
            <w:tcW w:w="89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FF0000"/>
                <w:kern w:val="2"/>
                <w:sz w:val="20"/>
                <w:szCs w:val="20"/>
                <w:shd w:val="clear" w:color="auto" w:fill="auto"/>
                <w14:ligatures w14:val="standard"/>
              </w:rPr>
              <w:t>Spectral turbulence analysis</w:t>
            </w:r>
            <w:r w:rsidRPr="00345511">
              <w:rPr>
                <w:rFonts w:cstheme="minorHAnsi"/>
                <w:kern w:val="2"/>
                <w:sz w:val="20"/>
                <w:szCs w:val="20"/>
                <w:shd w:val="clear" w:color="auto" w:fill="auto"/>
                <w14:ligatures w14:val="standard"/>
              </w:rPr>
              <w:t xml:space="preserve"> of the SAECG was a </w:t>
            </w:r>
            <w:r w:rsidRPr="00345511">
              <w:rPr>
                <w:rFonts w:cstheme="minorHAnsi"/>
                <w:color w:val="FF0000"/>
                <w:kern w:val="2"/>
                <w:sz w:val="20"/>
                <w:szCs w:val="20"/>
                <w:shd w:val="clear" w:color="auto" w:fill="auto"/>
                <w14:ligatures w14:val="standard"/>
              </w:rPr>
              <w:t xml:space="preserve">better </w:t>
            </w:r>
            <w:r w:rsidRPr="00345511">
              <w:rPr>
                <w:rFonts w:cstheme="minorHAnsi"/>
                <w:kern w:val="2"/>
                <w:sz w:val="20"/>
                <w:szCs w:val="20"/>
                <w:shd w:val="clear" w:color="auto" w:fill="auto"/>
                <w14:ligatures w14:val="standard"/>
              </w:rPr>
              <w:t xml:space="preserve">predictor of </w:t>
            </w:r>
            <w:r w:rsidRPr="00345511">
              <w:rPr>
                <w:rFonts w:cstheme="minorHAnsi"/>
                <w:b/>
                <w:color w:val="5B9BD5"/>
                <w:kern w:val="2"/>
                <w:sz w:val="20"/>
                <w:szCs w:val="20"/>
                <w:shd w:val="clear" w:color="auto" w:fill="auto"/>
                <w14:ligatures w14:val="standard"/>
              </w:rPr>
              <w:t>cardiac death</w:t>
            </w:r>
            <w:r w:rsidRPr="00345511">
              <w:rPr>
                <w:rFonts w:cstheme="minorHAnsi"/>
                <w:kern w:val="2"/>
                <w:sz w:val="20"/>
                <w:szCs w:val="20"/>
                <w:shd w:val="clear" w:color="auto" w:fill="auto"/>
                <w14:ligatures w14:val="standard"/>
              </w:rPr>
              <w:t xml:space="preserve"> than time-domain analysis. However, the two methods were </w:t>
            </w:r>
            <w:r w:rsidRPr="00345511">
              <w:rPr>
                <w:rFonts w:cstheme="minorHAnsi"/>
                <w:color w:val="FFC000"/>
                <w:kern w:val="2"/>
                <w:sz w:val="20"/>
                <w:szCs w:val="20"/>
                <w:shd w:val="clear" w:color="auto" w:fill="auto"/>
                <w14:ligatures w14:val="standard"/>
              </w:rPr>
              <w:t xml:space="preserve">equivalent </w:t>
            </w:r>
            <w:r w:rsidRPr="00345511">
              <w:rPr>
                <w:rFonts w:cstheme="minorHAnsi"/>
                <w:kern w:val="2"/>
                <w:sz w:val="20"/>
                <w:szCs w:val="20"/>
                <w:shd w:val="clear" w:color="auto" w:fill="auto"/>
                <w14:ligatures w14:val="standard"/>
              </w:rPr>
              <w:t>for</w:t>
            </w:r>
            <w:r w:rsidRPr="00345511">
              <w:rPr>
                <w:rFonts w:cstheme="minorHAnsi"/>
                <w:kern w:val="2"/>
                <w:sz w:val="20"/>
                <w:szCs w:val="20"/>
                <w:shd w:val="clear" w:color="auto" w:fill="auto"/>
                <w14:ligatures w14:val="standard"/>
              </w:rPr>
              <w:br/>
              <w:t>the prediction of ventricular tachycardia, sudden</w:t>
            </w:r>
            <w:r w:rsidRPr="00345511">
              <w:rPr>
                <w:rFonts w:cstheme="minorHAnsi"/>
                <w:kern w:val="2"/>
                <w:sz w:val="20"/>
                <w:szCs w:val="20"/>
                <w:shd w:val="clear" w:color="auto" w:fill="auto"/>
                <w14:ligatures w14:val="standard"/>
              </w:rPr>
              <w:br/>
              <w:t>arrhythmic death, and arrhythmic events</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p>
        </w:tc>
      </w:tr>
      <w:tr w:rsidR="0095132F" w:rsidRPr="00C9339D" w:rsidTr="0095132F">
        <w:tc>
          <w:tcPr>
            <w:tcW w:w="40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70AD47"/>
                <w:kern w:val="2"/>
                <w:sz w:val="20"/>
                <w:szCs w:val="20"/>
                <w:shd w:val="clear" w:color="auto" w:fill="auto"/>
                <w14:ligatures w14:val="standard"/>
              </w:rPr>
              <w:lastRenderedPageBreak/>
              <w:t>Logistic regression</w:t>
            </w:r>
            <w:r w:rsidRPr="00345511">
              <w:rPr>
                <w:rFonts w:cstheme="minorHAnsi"/>
                <w:kern w:val="2"/>
                <w:sz w:val="20"/>
                <w:szCs w:val="20"/>
                <w:shd w:val="clear" w:color="auto" w:fill="auto"/>
                <w14:ligatures w14:val="standard"/>
              </w:rPr>
              <w:t xml:space="preserve"> of SAECG, Holter, Radionuclide Ventriculography</w:t>
            </w:r>
          </w:p>
        </w:tc>
        <w:tc>
          <w:tcPr>
            <w:tcW w:w="1218"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70AD47"/>
                <w:kern w:val="2"/>
                <w:sz w:val="20"/>
                <w:szCs w:val="20"/>
                <w:shd w:val="clear" w:color="auto" w:fill="auto"/>
                <w14:ligatures w14:val="standard"/>
              </w:rPr>
              <w:t>SAECG</w:t>
            </w:r>
            <w:r w:rsidRPr="00345511">
              <w:rPr>
                <w:rFonts w:cstheme="minorHAnsi"/>
                <w:kern w:val="2"/>
                <w:sz w:val="20"/>
                <w:szCs w:val="20"/>
                <w:shd w:val="clear" w:color="auto" w:fill="auto"/>
                <w14:ligatures w14:val="standard"/>
              </w:rPr>
              <w:t xml:space="preserve">: magnitude of voltage signal in the </w:t>
            </w:r>
            <w:r w:rsidRPr="00345511">
              <w:rPr>
                <w:rFonts w:cstheme="minorHAnsi"/>
                <w:color w:val="C00000"/>
                <w:kern w:val="2"/>
                <w:sz w:val="20"/>
                <w:szCs w:val="20"/>
                <w:shd w:val="clear" w:color="auto" w:fill="auto"/>
                <w14:ligatures w14:val="standard"/>
              </w:rPr>
              <w:t>last 40ms of the filtered QRS</w:t>
            </w:r>
            <w:r w:rsidRPr="00345511">
              <w:rPr>
                <w:rFonts w:cstheme="minorHAnsi"/>
                <w:kern w:val="2"/>
                <w:sz w:val="20"/>
                <w:szCs w:val="20"/>
                <w:shd w:val="clear" w:color="auto" w:fill="auto"/>
                <w14:ligatures w14:val="standard"/>
              </w:rPr>
              <w:t xml:space="preserve">, </w:t>
            </w:r>
            <w:r w:rsidRPr="00345511">
              <w:rPr>
                <w:rFonts w:cstheme="minorHAnsi"/>
                <w:color w:val="C00000"/>
                <w:kern w:val="2"/>
                <w:sz w:val="20"/>
                <w:szCs w:val="20"/>
                <w:shd w:val="clear" w:color="auto" w:fill="auto"/>
                <w14:ligatures w14:val="standard"/>
              </w:rPr>
              <w:t>duration of QRS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70AD47"/>
                <w:kern w:val="2"/>
                <w:sz w:val="20"/>
                <w:szCs w:val="20"/>
                <w:shd w:val="clear" w:color="auto" w:fill="auto"/>
                <w14:ligatures w14:val="standard"/>
              </w:rPr>
              <w:t>Holter</w:t>
            </w:r>
            <w:r w:rsidRPr="00345511">
              <w:rPr>
                <w:rFonts w:cstheme="minorHAnsi"/>
                <w:kern w:val="2"/>
                <w:sz w:val="20"/>
                <w:szCs w:val="20"/>
                <w:shd w:val="clear" w:color="auto" w:fill="auto"/>
                <w14:ligatures w14:val="standard"/>
              </w:rPr>
              <w:t xml:space="preserve">: </w:t>
            </w:r>
            <w:r w:rsidRPr="00345511">
              <w:rPr>
                <w:rFonts w:cstheme="minorHAnsi"/>
                <w:color w:val="C00000"/>
                <w:kern w:val="2"/>
                <w:sz w:val="20"/>
                <w:szCs w:val="20"/>
                <w:shd w:val="clear" w:color="auto" w:fill="auto"/>
                <w14:ligatures w14:val="standard"/>
              </w:rPr>
              <w:t>Lown Grade</w:t>
            </w:r>
            <w:r w:rsidRPr="00345511">
              <w:rPr>
                <w:rFonts w:cstheme="minorHAnsi"/>
                <w:kern w:val="2"/>
                <w:sz w:val="20"/>
                <w:szCs w:val="20"/>
                <w:shd w:val="clear" w:color="auto" w:fill="auto"/>
                <w14:ligatures w14:val="standard"/>
              </w:rPr>
              <w:t xml:space="preserve"> system</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Radionuclide Ventriculography used to assess ventricular </w:t>
            </w:r>
            <w:r w:rsidRPr="00345511">
              <w:rPr>
                <w:rFonts w:cstheme="minorHAnsi"/>
                <w:color w:val="70AD47"/>
                <w:kern w:val="2"/>
                <w:sz w:val="20"/>
                <w:szCs w:val="20"/>
                <w:shd w:val="clear" w:color="auto" w:fill="auto"/>
                <w14:ligatures w14:val="standard"/>
              </w:rPr>
              <w:t>ejection fraction</w:t>
            </w:r>
          </w:p>
        </w:tc>
        <w:tc>
          <w:tcPr>
            <w:tcW w:w="1457"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SAECG: </w:t>
            </w:r>
            <w:r w:rsidRPr="00345511">
              <w:rPr>
                <w:rFonts w:cstheme="minorHAnsi"/>
                <w:color w:val="C00000"/>
                <w:kern w:val="2"/>
                <w:sz w:val="20"/>
                <w:szCs w:val="20"/>
                <w:shd w:val="clear" w:color="auto" w:fill="auto"/>
                <w14:ligatures w14:val="standard"/>
              </w:rPr>
              <w:t>a low voltage signal</w:t>
            </w:r>
            <w:r w:rsidRPr="00345511">
              <w:rPr>
                <w:rFonts w:cstheme="minorHAnsi"/>
                <w:kern w:val="2"/>
                <w:sz w:val="20"/>
                <w:szCs w:val="20"/>
                <w:shd w:val="clear" w:color="auto" w:fill="auto"/>
                <w14:ligatures w14:val="standard"/>
              </w:rPr>
              <w:t xml:space="preserve"> in the last 40ms (&lt;40uV) of the filtered QRS complex, </w:t>
            </w:r>
            <w:r w:rsidRPr="00345511">
              <w:rPr>
                <w:rFonts w:cstheme="minorHAnsi"/>
                <w:color w:val="C00000"/>
                <w:kern w:val="2"/>
                <w:sz w:val="20"/>
                <w:szCs w:val="20"/>
                <w:shd w:val="clear" w:color="auto" w:fill="auto"/>
                <w14:ligatures w14:val="standard"/>
              </w:rPr>
              <w:t xml:space="preserve">a long </w:t>
            </w:r>
            <w:r w:rsidRPr="00345511">
              <w:rPr>
                <w:rFonts w:cstheme="minorHAnsi"/>
                <w:kern w:val="2"/>
                <w:sz w:val="20"/>
                <w:szCs w:val="20"/>
                <w:shd w:val="clear" w:color="auto" w:fill="auto"/>
                <w14:ligatures w14:val="standard"/>
              </w:rPr>
              <w:t>filtered QRS complex (&gt;120ms)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Lown Grade of Holter: Complex </w:t>
            </w:r>
            <w:r w:rsidRPr="00345511">
              <w:rPr>
                <w:rFonts w:cstheme="minorHAnsi"/>
                <w:color w:val="C00000"/>
                <w:kern w:val="2"/>
                <w:sz w:val="20"/>
                <w:szCs w:val="20"/>
                <w:shd w:val="clear" w:color="auto" w:fill="auto"/>
                <w14:ligatures w14:val="standard"/>
              </w:rPr>
              <w:t>ventricular ectopic</w:t>
            </w:r>
            <w:r w:rsidRPr="00345511">
              <w:rPr>
                <w:rFonts w:cstheme="minorHAnsi"/>
                <w:kern w:val="2"/>
                <w:sz w:val="20"/>
                <w:szCs w:val="20"/>
                <w:shd w:val="clear" w:color="auto" w:fill="auto"/>
                <w14:ligatures w14:val="standard"/>
              </w:rPr>
              <w:t xml:space="preserve"> (3-5), </w:t>
            </w:r>
            <w:r w:rsidRPr="00345511">
              <w:rPr>
                <w:rFonts w:cstheme="minorHAnsi"/>
                <w:color w:val="C00000"/>
                <w:kern w:val="2"/>
                <w:sz w:val="20"/>
                <w:szCs w:val="20"/>
                <w:shd w:val="clear" w:color="auto" w:fill="auto"/>
                <w14:ligatures w14:val="standard"/>
              </w:rPr>
              <w:t xml:space="preserve">frequent ventricular </w:t>
            </w:r>
            <w:r w:rsidRPr="00345511">
              <w:rPr>
                <w:rFonts w:cstheme="minorHAnsi"/>
                <w:kern w:val="2"/>
                <w:sz w:val="20"/>
                <w:szCs w:val="20"/>
                <w:shd w:val="clear" w:color="auto" w:fill="auto"/>
                <w14:ligatures w14:val="standard"/>
              </w:rPr>
              <w:t xml:space="preserve">(&gt;10), </w:t>
            </w:r>
            <w:r w:rsidRPr="00345511">
              <w:rPr>
                <w:rFonts w:cstheme="minorHAnsi"/>
                <w:color w:val="C00000"/>
                <w:kern w:val="2"/>
                <w:sz w:val="20"/>
                <w:szCs w:val="20"/>
                <w:shd w:val="clear" w:color="auto" w:fill="auto"/>
                <w14:ligatures w14:val="standard"/>
              </w:rPr>
              <w:t>Non-sustained ventricular tachycardia</w:t>
            </w:r>
            <w:r w:rsidRPr="00345511">
              <w:rPr>
                <w:rFonts w:cstheme="minorHAnsi"/>
                <w:kern w:val="2"/>
                <w:sz w:val="20"/>
                <w:szCs w:val="20"/>
                <w:shd w:val="clear" w:color="auto" w:fill="auto"/>
                <w14:ligatures w14:val="standard"/>
              </w:rPr>
              <w:t xml:space="preserve"> (&gt;3 + fast HR: 120/min)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Ventriculography: </w:t>
            </w:r>
            <w:r w:rsidRPr="00345511">
              <w:rPr>
                <w:rFonts w:cstheme="minorHAnsi"/>
                <w:color w:val="C00000"/>
                <w:kern w:val="2"/>
                <w:sz w:val="20"/>
                <w:szCs w:val="20"/>
                <w:shd w:val="clear" w:color="auto" w:fill="auto"/>
                <w14:ligatures w14:val="standard"/>
              </w:rPr>
              <w:t xml:space="preserve">ventricular ejection fraction </w:t>
            </w:r>
            <w:r w:rsidRPr="00345511">
              <w:rPr>
                <w:rFonts w:cstheme="minorHAnsi"/>
                <w:kern w:val="2"/>
                <w:sz w:val="20"/>
                <w:szCs w:val="20"/>
                <w:shd w:val="clear" w:color="auto" w:fill="auto"/>
                <w14:ligatures w14:val="standard"/>
              </w:rPr>
              <w:t>&lt;40%</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More information, see </w:t>
            </w:r>
            <w:r w:rsidRPr="00345511">
              <w:rPr>
                <w:rFonts w:cstheme="minorHAnsi"/>
                <w:b/>
                <w:kern w:val="2"/>
                <w:sz w:val="20"/>
                <w:szCs w:val="20"/>
                <w:shd w:val="clear" w:color="auto" w:fill="auto"/>
                <w14:ligatures w14:val="standard"/>
              </w:rPr>
              <w:t>table 2, figure 3.1</w:t>
            </w:r>
          </w:p>
        </w:tc>
        <w:tc>
          <w:tcPr>
            <w:tcW w:w="464"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ventricular tachycardia,</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left ventricular dysfunction,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complex ventricular ectopic</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activity</w:t>
            </w:r>
          </w:p>
        </w:tc>
        <w:tc>
          <w:tcPr>
            <w:tcW w:w="89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noProof/>
                <w:kern w:val="2"/>
                <w:sz w:val="20"/>
                <w:szCs w:val="20"/>
                <w:shd w:val="clear" w:color="auto" w:fill="auto"/>
                <w:lang w:eastAsia="en-US"/>
                <w14:ligatures w14:val="standard"/>
              </w:rPr>
              <w:drawing>
                <wp:anchor distT="0" distB="0" distL="114300" distR="114300" simplePos="0" relativeHeight="251661312" behindDoc="1" locked="0" layoutInCell="1" allowOverlap="1" wp14:anchorId="24562EC3" wp14:editId="194CA384">
                  <wp:simplePos x="0" y="0"/>
                  <wp:positionH relativeFrom="column">
                    <wp:posOffset>6350</wp:posOffset>
                  </wp:positionH>
                  <wp:positionV relativeFrom="paragraph">
                    <wp:posOffset>557530</wp:posOffset>
                  </wp:positionV>
                  <wp:extent cx="781050" cy="259715"/>
                  <wp:effectExtent l="0" t="0" r="0" b="6985"/>
                  <wp:wrapTight wrapText="bothSides">
                    <wp:wrapPolygon edited="0">
                      <wp:start x="0" y="0"/>
                      <wp:lineTo x="0" y="20597"/>
                      <wp:lineTo x="21073" y="20597"/>
                      <wp:lineTo x="210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1050" cy="259715"/>
                          </a:xfrm>
                          <a:prstGeom prst="rect">
                            <a:avLst/>
                          </a:prstGeom>
                        </pic:spPr>
                      </pic:pic>
                    </a:graphicData>
                  </a:graphic>
                  <wp14:sizeRelH relativeFrom="page">
                    <wp14:pctWidth>0</wp14:pctWidth>
                  </wp14:sizeRelH>
                  <wp14:sizeRelV relativeFrom="page">
                    <wp14:pctHeight>0</wp14:pctHeight>
                  </wp14:sizeRelV>
                </wp:anchor>
              </w:drawing>
            </w:r>
            <w:r w:rsidRPr="00345511">
              <w:rPr>
                <w:rFonts w:cstheme="minorHAnsi"/>
                <w:kern w:val="2"/>
                <w:sz w:val="20"/>
                <w:szCs w:val="20"/>
                <w:shd w:val="clear" w:color="auto" w:fill="auto"/>
                <w14:ligatures w14:val="standard"/>
              </w:rPr>
              <w:t xml:space="preserve">An </w:t>
            </w:r>
            <w:r w:rsidRPr="00345511">
              <w:rPr>
                <w:rFonts w:cstheme="minorHAnsi"/>
                <w:color w:val="5B9BD5"/>
                <w:kern w:val="2"/>
                <w:sz w:val="20"/>
                <w:szCs w:val="20"/>
                <w:shd w:val="clear" w:color="auto" w:fill="auto"/>
                <w14:ligatures w14:val="standard"/>
              </w:rPr>
              <w:t xml:space="preserve">equation </w:t>
            </w:r>
            <w:r w:rsidRPr="00345511">
              <w:rPr>
                <w:rFonts w:cstheme="minorHAnsi"/>
                <w:kern w:val="2"/>
                <w:sz w:val="20"/>
                <w:szCs w:val="20"/>
                <w:shd w:val="clear" w:color="auto" w:fill="auto"/>
                <w14:ligatures w14:val="standard"/>
              </w:rPr>
              <w:t>is generated that allows assessment of risk :</w:t>
            </w:r>
          </w:p>
          <w:p w:rsidR="00C9339D" w:rsidRPr="00345511" w:rsidRDefault="00C9339D" w:rsidP="0095132F">
            <w:pPr>
              <w:spacing w:line="240" w:lineRule="auto"/>
              <w:rPr>
                <w:rFonts w:cstheme="minorHAnsi"/>
                <w:kern w:val="2"/>
                <w:sz w:val="20"/>
                <w:szCs w:val="20"/>
                <w:shd w:val="clear" w:color="auto" w:fill="auto"/>
                <w14:ligatures w14:val="standard"/>
              </w:rPr>
            </w:pP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The finding of an </w:t>
            </w:r>
            <w:r w:rsidRPr="00345511">
              <w:rPr>
                <w:rFonts w:cstheme="minorHAnsi"/>
                <w:color w:val="5B9BD5"/>
                <w:kern w:val="2"/>
                <w:sz w:val="20"/>
                <w:szCs w:val="20"/>
                <w:shd w:val="clear" w:color="auto" w:fill="auto"/>
                <w14:ligatures w14:val="standard"/>
              </w:rPr>
              <w:t xml:space="preserve">abnormal SAECG </w:t>
            </w:r>
            <w:r w:rsidRPr="00345511">
              <w:rPr>
                <w:rFonts w:cstheme="minorHAnsi"/>
                <w:kern w:val="2"/>
                <w:sz w:val="20"/>
                <w:szCs w:val="20"/>
                <w:shd w:val="clear" w:color="auto" w:fill="auto"/>
                <w14:ligatures w14:val="standard"/>
              </w:rPr>
              <w:t xml:space="preserve">in the presence of an </w:t>
            </w:r>
            <w:r w:rsidRPr="00345511">
              <w:rPr>
                <w:rFonts w:cstheme="minorHAnsi"/>
                <w:color w:val="5B9BD5"/>
                <w:kern w:val="2"/>
                <w:sz w:val="20"/>
                <w:szCs w:val="20"/>
                <w:shd w:val="clear" w:color="auto" w:fill="auto"/>
                <w14:ligatures w14:val="standard"/>
              </w:rPr>
              <w:t xml:space="preserve">ejection fraction &lt;40% </w:t>
            </w:r>
            <w:r w:rsidRPr="00345511">
              <w:rPr>
                <w:rFonts w:cstheme="minorHAnsi"/>
                <w:kern w:val="2"/>
                <w:sz w:val="20"/>
                <w:szCs w:val="20"/>
                <w:shd w:val="clear" w:color="auto" w:fill="auto"/>
                <w14:ligatures w14:val="standard"/>
              </w:rPr>
              <w:t xml:space="preserve">identified patients with a </w:t>
            </w:r>
            <w:r w:rsidRPr="00345511">
              <w:rPr>
                <w:rFonts w:cstheme="minorHAnsi"/>
                <w:color w:val="5B9BD5"/>
                <w:kern w:val="2"/>
                <w:sz w:val="20"/>
                <w:szCs w:val="20"/>
                <w:shd w:val="clear" w:color="auto" w:fill="auto"/>
                <w14:ligatures w14:val="standard"/>
              </w:rPr>
              <w:t>34% probability of arrhythmic events</w:t>
            </w:r>
            <w:r w:rsidRPr="00345511">
              <w:rPr>
                <w:rFonts w:cstheme="minorHAnsi"/>
                <w:kern w:val="2"/>
                <w:sz w:val="20"/>
                <w:szCs w:val="20"/>
                <w:shd w:val="clear" w:color="auto" w:fill="auto"/>
                <w14:ligatures w14:val="standard"/>
              </w:rPr>
              <w:t xml:space="preserve">, associated with a </w:t>
            </w:r>
            <w:r w:rsidRPr="00345511">
              <w:rPr>
                <w:rFonts w:cstheme="minorHAnsi"/>
                <w:color w:val="70AD47"/>
                <w:kern w:val="2"/>
                <w:sz w:val="20"/>
                <w:szCs w:val="20"/>
                <w:shd w:val="clear" w:color="auto" w:fill="auto"/>
                <w14:ligatures w14:val="standard"/>
              </w:rPr>
              <w:t>sensitivity of 80% and a specificity of 89%</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Data analysis was performed using Student's t test, and the chi- square method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210 patients</w:t>
            </w:r>
          </w:p>
        </w:tc>
      </w:tr>
      <w:tr w:rsidR="0095132F" w:rsidRPr="00C9339D" w:rsidTr="0095132F">
        <w:tc>
          <w:tcPr>
            <w:tcW w:w="40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A5A5A5"/>
                <w:kern w:val="2"/>
                <w:sz w:val="20"/>
                <w:szCs w:val="20"/>
                <w:shd w:val="clear" w:color="auto" w:fill="auto"/>
                <w14:ligatures w14:val="standard"/>
              </w:rPr>
              <w:t xml:space="preserve">Correlation-analysis </w:t>
            </w:r>
            <w:r w:rsidRPr="00345511">
              <w:rPr>
                <w:rFonts w:cstheme="minorHAnsi"/>
                <w:kern w:val="2"/>
                <w:sz w:val="20"/>
                <w:szCs w:val="20"/>
                <w:shd w:val="clear" w:color="auto" w:fill="auto"/>
                <w14:ligatures w14:val="standard"/>
              </w:rPr>
              <w:t xml:space="preserve">of the </w:t>
            </w:r>
            <w:r w:rsidRPr="00345511">
              <w:rPr>
                <w:rFonts w:cstheme="minorHAnsi"/>
                <w:color w:val="70AD47"/>
                <w:kern w:val="2"/>
                <w:sz w:val="20"/>
                <w:szCs w:val="20"/>
                <w:shd w:val="clear" w:color="auto" w:fill="auto"/>
                <w14:ligatures w14:val="standard"/>
              </w:rPr>
              <w:t>clustered ECG</w:t>
            </w:r>
            <w:r w:rsidRPr="00345511">
              <w:rPr>
                <w:rFonts w:cstheme="minorHAnsi"/>
                <w:kern w:val="2"/>
                <w:sz w:val="20"/>
                <w:szCs w:val="20"/>
                <w:shd w:val="clear" w:color="auto" w:fill="auto"/>
                <w14:ligatures w14:val="standard"/>
              </w:rPr>
              <w:t xml:space="preserve"> waveforms</w:t>
            </w:r>
          </w:p>
        </w:tc>
        <w:tc>
          <w:tcPr>
            <w:tcW w:w="1218"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color w:val="70AD47"/>
                <w:kern w:val="2"/>
                <w:sz w:val="20"/>
                <w:szCs w:val="20"/>
                <w:shd w:val="clear" w:color="auto" w:fill="auto"/>
                <w14:ligatures w14:val="standard"/>
              </w:rPr>
              <w:t>QRS detection algorithm, RR intervals clustering technique, T-wave and P-wave detection algorithm</w:t>
            </w:r>
          </w:p>
        </w:tc>
        <w:tc>
          <w:tcPr>
            <w:tcW w:w="1457"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The compete detection of T-wave and Q-wave: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1. </w:t>
            </w:r>
            <w:r w:rsidRPr="00345511">
              <w:rPr>
                <w:rFonts w:cstheme="minorHAnsi"/>
                <w:color w:val="70AD47"/>
                <w:kern w:val="2"/>
                <w:sz w:val="20"/>
                <w:szCs w:val="20"/>
                <w:shd w:val="clear" w:color="auto" w:fill="auto"/>
                <w14:ligatures w14:val="standard"/>
              </w:rPr>
              <w:t>QRS detection</w:t>
            </w:r>
            <w:r w:rsidRPr="00345511">
              <w:rPr>
                <w:rFonts w:cstheme="minorHAnsi"/>
                <w:kern w:val="2"/>
                <w:sz w:val="20"/>
                <w:szCs w:val="20"/>
                <w:shd w:val="clear" w:color="auto" w:fill="auto"/>
                <w14:ligatures w14:val="standard"/>
              </w:rPr>
              <w:t xml:space="preserve"> algorithm (noise robust) to create RR intervals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2. </w:t>
            </w:r>
            <w:r w:rsidRPr="00345511">
              <w:rPr>
                <w:rFonts w:cstheme="minorHAnsi"/>
                <w:color w:val="70AD47"/>
                <w:kern w:val="2"/>
                <w:sz w:val="20"/>
                <w:szCs w:val="20"/>
                <w:shd w:val="clear" w:color="auto" w:fill="auto"/>
                <w14:ligatures w14:val="standard"/>
              </w:rPr>
              <w:t xml:space="preserve">Clusters of RR </w:t>
            </w:r>
            <w:r w:rsidRPr="00345511">
              <w:rPr>
                <w:rFonts w:cstheme="minorHAnsi"/>
                <w:kern w:val="2"/>
                <w:sz w:val="20"/>
                <w:szCs w:val="20"/>
                <w:shd w:val="clear" w:color="auto" w:fill="auto"/>
                <w14:ligatures w14:val="standard"/>
              </w:rPr>
              <w:t xml:space="preserve">intervals are created with the </w:t>
            </w:r>
            <w:r w:rsidRPr="00345511">
              <w:rPr>
                <w:rFonts w:cstheme="minorHAnsi"/>
                <w:color w:val="A5A5A5"/>
                <w:kern w:val="2"/>
                <w:sz w:val="20"/>
                <w:szCs w:val="20"/>
                <w:shd w:val="clear" w:color="auto" w:fill="auto"/>
                <w14:ligatures w14:val="standard"/>
              </w:rPr>
              <w:t>time-requirement</w:t>
            </w:r>
            <w:r w:rsidRPr="00345511">
              <w:rPr>
                <w:rFonts w:cstheme="minorHAnsi"/>
                <w:kern w:val="2"/>
                <w:sz w:val="20"/>
                <w:szCs w:val="20"/>
                <w:shd w:val="clear" w:color="auto" w:fill="auto"/>
                <w14:ligatures w14:val="standard"/>
              </w:rPr>
              <w:t xml:space="preserve"> (t &lt; threshold) and </w:t>
            </w:r>
            <w:r w:rsidRPr="00345511">
              <w:rPr>
                <w:rFonts w:cstheme="minorHAnsi"/>
                <w:color w:val="A5A5A5"/>
                <w:kern w:val="2"/>
                <w:sz w:val="20"/>
                <w:szCs w:val="20"/>
                <w:shd w:val="clear" w:color="auto" w:fill="auto"/>
                <w14:ligatures w14:val="standard"/>
              </w:rPr>
              <w:t xml:space="preserve">geometry-requirement </w:t>
            </w:r>
            <w:r w:rsidRPr="00345511">
              <w:rPr>
                <w:rFonts w:cstheme="minorHAnsi"/>
                <w:kern w:val="2"/>
                <w:sz w:val="20"/>
                <w:szCs w:val="20"/>
                <w:shd w:val="clear" w:color="auto" w:fill="auto"/>
                <w14:ligatures w14:val="standard"/>
              </w:rPr>
              <w:t>(mean-deviation &lt; threshold, deviation of the deviation-curve &lt; threshold, amplitude and duration of a group of large deviation &lt; threshold)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3. Resampling technique -&gt; cluster has the same length -&gt; take average to get the </w:t>
            </w:r>
            <w:r w:rsidRPr="00345511">
              <w:rPr>
                <w:rFonts w:cstheme="minorHAnsi"/>
                <w:color w:val="70AD47"/>
                <w:kern w:val="2"/>
                <w:sz w:val="20"/>
                <w:szCs w:val="20"/>
                <w:shd w:val="clear" w:color="auto" w:fill="auto"/>
                <w14:ligatures w14:val="standard"/>
              </w:rPr>
              <w:t xml:space="preserve">template waveform </w:t>
            </w:r>
            <w:r w:rsidRPr="00345511">
              <w:rPr>
                <w:rFonts w:cstheme="minorHAnsi"/>
                <w:kern w:val="2"/>
                <w:sz w:val="20"/>
                <w:szCs w:val="20"/>
                <w:shd w:val="clear" w:color="auto" w:fill="auto"/>
                <w14:ligatures w14:val="standard"/>
              </w:rPr>
              <w:t>of each clusters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4. correlation of clusters, merge them if p &gt; 0.9</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 xml:space="preserve">5. Detection of </w:t>
            </w:r>
            <w:r w:rsidRPr="00345511">
              <w:rPr>
                <w:rFonts w:cstheme="minorHAnsi"/>
                <w:color w:val="70AD47"/>
                <w:kern w:val="2"/>
                <w:sz w:val="20"/>
                <w:szCs w:val="20"/>
                <w:shd w:val="clear" w:color="auto" w:fill="auto"/>
                <w14:ligatures w14:val="standard"/>
              </w:rPr>
              <w:t xml:space="preserve">S* and Q* </w:t>
            </w:r>
            <w:r w:rsidRPr="00345511">
              <w:rPr>
                <w:rFonts w:cstheme="minorHAnsi"/>
                <w:kern w:val="2"/>
                <w:sz w:val="20"/>
                <w:szCs w:val="20"/>
                <w:shd w:val="clear" w:color="auto" w:fill="auto"/>
                <w14:ligatures w14:val="standard"/>
              </w:rPr>
              <w:t>-&gt; draw the strange line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6. Determine local extremes, maximums with </w:t>
            </w:r>
            <w:r w:rsidRPr="00345511">
              <w:rPr>
                <w:rFonts w:cstheme="minorHAnsi"/>
                <w:color w:val="70AD47"/>
                <w:kern w:val="2"/>
                <w:sz w:val="20"/>
                <w:szCs w:val="20"/>
                <w:shd w:val="clear" w:color="auto" w:fill="auto"/>
                <w14:ligatures w14:val="standard"/>
              </w:rPr>
              <w:t>highest distance</w:t>
            </w:r>
            <w:r w:rsidRPr="00345511">
              <w:rPr>
                <w:rFonts w:cstheme="minorHAnsi"/>
                <w:kern w:val="2"/>
                <w:sz w:val="20"/>
                <w:szCs w:val="20"/>
                <w:shd w:val="clear" w:color="auto" w:fill="auto"/>
                <w14:ligatures w14:val="standard"/>
              </w:rPr>
              <w:t xml:space="preserve"> to this line is the T and P wave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7. </w:t>
            </w:r>
            <w:r w:rsidRPr="00345511">
              <w:rPr>
                <w:rFonts w:cstheme="minorHAnsi"/>
                <w:color w:val="70AD47"/>
                <w:kern w:val="2"/>
                <w:sz w:val="20"/>
                <w:szCs w:val="20"/>
                <w:shd w:val="clear" w:color="auto" w:fill="auto"/>
                <w14:ligatures w14:val="standard"/>
              </w:rPr>
              <w:t xml:space="preserve">P wave absence </w:t>
            </w:r>
            <w:r w:rsidRPr="00345511">
              <w:rPr>
                <w:rFonts w:cstheme="minorHAnsi"/>
                <w:kern w:val="2"/>
                <w:sz w:val="20"/>
                <w:szCs w:val="20"/>
                <w:shd w:val="clear" w:color="auto" w:fill="auto"/>
                <w14:ligatures w14:val="standard"/>
              </w:rPr>
              <w:t>will have cluster’s length &lt; 75% average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8. Calculate the </w:t>
            </w:r>
            <w:r w:rsidRPr="00345511">
              <w:rPr>
                <w:rFonts w:cstheme="minorHAnsi"/>
                <w:color w:val="70AD47"/>
                <w:kern w:val="2"/>
                <w:sz w:val="20"/>
                <w:szCs w:val="20"/>
                <w:shd w:val="clear" w:color="auto" w:fill="auto"/>
                <w14:ligatures w14:val="standard"/>
              </w:rPr>
              <w:t xml:space="preserve">trigonometric curve </w:t>
            </w:r>
            <w:r w:rsidRPr="00345511">
              <w:rPr>
                <w:rFonts w:cstheme="minorHAnsi"/>
                <w:kern w:val="2"/>
                <w:sz w:val="20"/>
                <w:szCs w:val="20"/>
                <w:shd w:val="clear" w:color="auto" w:fill="auto"/>
                <w14:ligatures w14:val="standard"/>
              </w:rPr>
              <w:t>(abrupt change in the signal’s slope), determine local maximums -&gt; the offset and onset of P-wave and T-wave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9. With the T-offset, maximum, T-onset the time window of </w:t>
            </w:r>
            <w:r w:rsidRPr="00345511">
              <w:rPr>
                <w:rFonts w:cstheme="minorHAnsi"/>
                <w:color w:val="70AD47"/>
                <w:kern w:val="2"/>
                <w:sz w:val="20"/>
                <w:szCs w:val="20"/>
                <w:shd w:val="clear" w:color="auto" w:fill="auto"/>
                <w14:ligatures w14:val="standard"/>
              </w:rPr>
              <w:t xml:space="preserve">T-wave and P-wave templates </w:t>
            </w:r>
            <w:r w:rsidRPr="00345511">
              <w:rPr>
                <w:rFonts w:cstheme="minorHAnsi"/>
                <w:kern w:val="2"/>
                <w:sz w:val="20"/>
                <w:szCs w:val="20"/>
                <w:shd w:val="clear" w:color="auto" w:fill="auto"/>
                <w14:ligatures w14:val="standard"/>
              </w:rPr>
              <w:t>are created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10. </w:t>
            </w:r>
            <w:r w:rsidRPr="00345511">
              <w:rPr>
                <w:rFonts w:cstheme="minorHAnsi"/>
                <w:color w:val="70AD47"/>
                <w:kern w:val="2"/>
                <w:sz w:val="20"/>
                <w:szCs w:val="20"/>
                <w:shd w:val="clear" w:color="auto" w:fill="auto"/>
                <w14:ligatures w14:val="standard"/>
              </w:rPr>
              <w:t xml:space="preserve">Correlation test </w:t>
            </w:r>
            <w:r w:rsidRPr="00345511">
              <w:rPr>
                <w:rFonts w:cstheme="minorHAnsi"/>
                <w:kern w:val="2"/>
                <w:sz w:val="20"/>
                <w:szCs w:val="20"/>
                <w:shd w:val="clear" w:color="auto" w:fill="auto"/>
                <w14:ligatures w14:val="standard"/>
              </w:rPr>
              <w:t>with other waves -&gt; highest correlation indicate the event of P-wave and T-wwave</w:t>
            </w:r>
          </w:p>
          <w:p w:rsidR="00C9339D" w:rsidRPr="00345511" w:rsidRDefault="00C9339D" w:rsidP="0095132F">
            <w:pPr>
              <w:spacing w:line="240" w:lineRule="auto"/>
              <w:rPr>
                <w:rFonts w:cstheme="minorHAnsi"/>
                <w:kern w:val="2"/>
                <w:sz w:val="20"/>
                <w:szCs w:val="20"/>
                <w:shd w:val="clear" w:color="auto" w:fill="auto"/>
                <w14:ligatures w14:val="standard"/>
              </w:rPr>
            </w:pPr>
          </w:p>
        </w:tc>
        <w:tc>
          <w:tcPr>
            <w:tcW w:w="464"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Not stated clearly, but possibly:</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Atrial Fibrillation,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Absence of P-wave,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T-wave inverted Ischemic event or Myocardial Infarction</w:t>
            </w:r>
          </w:p>
          <w:p w:rsidR="00C9339D" w:rsidRPr="00345511" w:rsidRDefault="00C9339D" w:rsidP="0095132F">
            <w:pPr>
              <w:spacing w:line="240" w:lineRule="auto"/>
              <w:rPr>
                <w:rFonts w:cstheme="minorHAnsi"/>
                <w:kern w:val="2"/>
                <w:sz w:val="20"/>
                <w:szCs w:val="20"/>
                <w:shd w:val="clear" w:color="auto" w:fill="auto"/>
                <w14:ligatures w14:val="standard"/>
              </w:rPr>
            </w:pPr>
          </w:p>
        </w:tc>
        <w:tc>
          <w:tcPr>
            <w:tcW w:w="89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Extremely high</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Se(%) &gt;= 99.97</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 &gt;= 99.99</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Noise robust algorithm,</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Time comparison criteria: delta t &lt;= 0.1 x RR-mean,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Threshold for mean value of V-RR,</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Threshold for t-V and t-W,</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Threshold for mean of V-RR,</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P-wave absence: length &lt; 75%,</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Trigonometric function G[n]</w:t>
            </w:r>
          </w:p>
          <w:p w:rsidR="00C9339D" w:rsidRPr="00345511" w:rsidRDefault="00C9339D" w:rsidP="0095132F">
            <w:pPr>
              <w:spacing w:line="240" w:lineRule="auto"/>
              <w:rPr>
                <w:rFonts w:cstheme="minorHAnsi"/>
                <w:kern w:val="2"/>
                <w:sz w:val="20"/>
                <w:szCs w:val="20"/>
                <w:shd w:val="clear" w:color="auto" w:fill="auto"/>
                <w14:ligatures w14:val="standard"/>
              </w:rPr>
            </w:pPr>
          </w:p>
        </w:tc>
      </w:tr>
      <w:tr w:rsidR="0095132F" w:rsidRPr="00C9339D" w:rsidTr="0095132F">
        <w:tc>
          <w:tcPr>
            <w:tcW w:w="40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lastRenderedPageBreak/>
              <w:t>Time series analysis</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 xml:space="preserve">of </w:t>
            </w:r>
            <w:r w:rsidRPr="00345511">
              <w:rPr>
                <w:rFonts w:cstheme="minorHAnsi"/>
                <w:b/>
                <w:kern w:val="2"/>
                <w:sz w:val="20"/>
                <w:szCs w:val="20"/>
                <w:shd w:val="clear" w:color="auto" w:fill="auto"/>
                <w14:ligatures w14:val="standard"/>
              </w:rPr>
              <w:t>heart rate variability</w:t>
            </w:r>
            <w:r w:rsidRPr="00345511">
              <w:rPr>
                <w:rFonts w:cstheme="minorHAnsi"/>
                <w:kern w:val="2"/>
                <w:sz w:val="20"/>
                <w:szCs w:val="20"/>
                <w:shd w:val="clear" w:color="auto" w:fill="auto"/>
                <w14:ligatures w14:val="standard"/>
              </w:rPr>
              <w:t xml:space="preserve"> (stochastic)</w:t>
            </w:r>
          </w:p>
        </w:tc>
        <w:tc>
          <w:tcPr>
            <w:tcW w:w="1218"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SDNN: standard deviation of the time of normal RR intervals (mils)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SDAND: standard deviation of a mean of duration of RR intervals during each 5 minutes record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RMSSD: square root of the mean of the squared of the differences between consecutive RR intervals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pNN50: percentage of RR intervals that differ each other than 50ms</w:t>
            </w:r>
          </w:p>
        </w:tc>
        <w:tc>
          <w:tcPr>
            <w:tcW w:w="1457"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SDNN: the best statistical representation of cardiac mortality 3 years after MI</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Patients with SDNN &lt; 70ms have 3-4 higher chance of death</w:t>
            </w:r>
          </w:p>
        </w:tc>
        <w:tc>
          <w:tcPr>
            <w:tcW w:w="464"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Cardiac mortality after 3 years</w:t>
            </w:r>
          </w:p>
        </w:tc>
        <w:tc>
          <w:tcPr>
            <w:tcW w:w="895"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Look into the article</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lastRenderedPageBreak/>
              <w:t>Frequency analysis</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of Heart rate variability</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Spectrum analysis of HRV: HRSA</w:t>
            </w:r>
          </w:p>
          <w:p w:rsidR="00C9339D" w:rsidRPr="00345511" w:rsidRDefault="00C9339D" w:rsidP="0095132F">
            <w:pPr>
              <w:spacing w:line="240" w:lineRule="auto"/>
              <w:rPr>
                <w:rFonts w:cstheme="minorHAnsi"/>
                <w:kern w:val="2"/>
                <w:sz w:val="20"/>
                <w:szCs w:val="20"/>
                <w:shd w:val="clear" w:color="auto" w:fill="auto"/>
                <w14:ligatures w14:val="standard"/>
              </w:rPr>
            </w:pP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HRVA evaluate the contribution of HRV on the autonomic nervous system</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Normal HRV consists of 3 dominant peaks: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VLF: &lt; 0.04Hz temperature regulation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LF: 0.04 – 0.15Hz, sympathetic and parasympathetic activities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HF: 0.15-0.4Hz, respiratory rhythm</w:t>
            </w:r>
          </w:p>
        </w:tc>
        <w:tc>
          <w:tcPr>
            <w:tcW w:w="464"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Look into the article</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Analysis of frequency usually associated with physiological perspective</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Non-linear analysis</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 xml:space="preserve">of </w:t>
            </w:r>
            <w:r w:rsidRPr="00345511">
              <w:rPr>
                <w:rFonts w:cstheme="minorHAnsi"/>
                <w:b/>
                <w:color w:val="00B0F0"/>
                <w:kern w:val="2"/>
                <w:sz w:val="20"/>
                <w:szCs w:val="20"/>
                <w:shd w:val="clear" w:color="auto" w:fill="auto"/>
                <w14:ligatures w14:val="standard"/>
              </w:rPr>
              <w:t>Heart rate variability</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Power law exponent</w:t>
            </w:r>
          </w:p>
          <w:p w:rsidR="00C9339D" w:rsidRPr="00345511" w:rsidRDefault="00C9339D" w:rsidP="0095132F">
            <w:pPr>
              <w:spacing w:line="240" w:lineRule="auto"/>
              <w:rPr>
                <w:rFonts w:cstheme="minorHAnsi"/>
                <w:b/>
                <w:i/>
                <w:color w:val="00B050"/>
                <w:kern w:val="2"/>
                <w:sz w:val="20"/>
                <w:szCs w:val="20"/>
                <w:shd w:val="clear" w:color="auto" w:fill="auto"/>
                <w14:ligatures w14:val="standard"/>
              </w:rPr>
            </w:pPr>
            <w:r w:rsidRPr="00345511">
              <w:rPr>
                <w:rFonts w:cstheme="minorHAnsi"/>
                <w:b/>
                <w:i/>
                <w:color w:val="00B050"/>
                <w:kern w:val="2"/>
                <w:sz w:val="20"/>
                <w:szCs w:val="20"/>
                <w:shd w:val="clear" w:color="auto" w:fill="auto"/>
                <w14:ligatures w14:val="standard"/>
              </w:rPr>
              <w:t>De-trended fluctuation analysis (DFA)</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i/>
                <w:color w:val="70AD47"/>
                <w:kern w:val="2"/>
                <w:sz w:val="20"/>
                <w:szCs w:val="20"/>
                <w:shd w:val="clear" w:color="auto" w:fill="auto"/>
                <w14:ligatures w14:val="standard"/>
              </w:rPr>
              <w:t>Entropy</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Power law exponent: time series has similar fluctuation pattern with the frequency made up it. (from -1 to 1)</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DFA: similar to power law, but developed to distinguish between external and internal stimuli on the time series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Entropy: measure the degree of randomness within a time series, greater value comes with greater disorder, evaluate heart rate dynamics</w:t>
            </w:r>
          </w:p>
          <w:p w:rsidR="00C9339D" w:rsidRPr="00345511" w:rsidRDefault="00C9339D" w:rsidP="0095132F">
            <w:pPr>
              <w:spacing w:line="240" w:lineRule="auto"/>
              <w:rPr>
                <w:rFonts w:cstheme="minorHAnsi"/>
                <w:kern w:val="2"/>
                <w:sz w:val="20"/>
                <w:szCs w:val="20"/>
                <w:shd w:val="clear" w:color="auto" w:fill="auto"/>
                <w14:ligatures w14:val="standard"/>
              </w:rPr>
            </w:pPr>
          </w:p>
        </w:tc>
        <w:tc>
          <w:tcPr>
            <w:tcW w:w="464"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Look into the article</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HR becomes more orderly with increasing age</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Decision tree</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algorithm using ECG and BSPM</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Abnormal ECG features on the 12 leads ECG (figure 5): STE, STD, Q wave, T inverse, LBBB, RBBB, LVH</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Body surface potential mapping variables regard ST and QRS duration: QRS width, axis, QRS and STT </w:t>
            </w:r>
            <w:r w:rsidRPr="00345511">
              <w:rPr>
                <w:rFonts w:cstheme="minorHAnsi"/>
                <w:color w:val="231F20"/>
                <w:kern w:val="2"/>
                <w:sz w:val="20"/>
                <w:szCs w:val="20"/>
                <w:shd w:val="clear" w:color="auto" w:fill="auto"/>
                <w14:ligatures w14:val="standard"/>
              </w:rPr>
              <w:t>isointegrals</w:t>
            </w:r>
            <w:r w:rsidRPr="00345511">
              <w:rPr>
                <w:rFonts w:cstheme="minorHAnsi"/>
                <w:kern w:val="2"/>
                <w:sz w:val="20"/>
                <w:szCs w:val="20"/>
                <w:shd w:val="clear" w:color="auto" w:fill="auto"/>
                <w14:ligatures w14:val="standard"/>
              </w:rPr>
              <w:t xml:space="preserve">, ST0 and ST60 </w:t>
            </w:r>
            <w:r w:rsidRPr="00345511">
              <w:rPr>
                <w:rFonts w:cstheme="minorHAnsi"/>
                <w:color w:val="231F20"/>
                <w:kern w:val="2"/>
                <w:sz w:val="20"/>
                <w:szCs w:val="20"/>
                <w:shd w:val="clear" w:color="auto" w:fill="auto"/>
                <w14:ligatures w14:val="standard"/>
              </w:rPr>
              <w:t>isopotentials</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12-ECG: STE based on the Minnesota code which</w:t>
            </w:r>
            <w:r w:rsidRPr="00345511">
              <w:rPr>
                <w:rFonts w:cstheme="minorHAnsi"/>
                <w:kern w:val="2"/>
                <w:sz w:val="20"/>
                <w:szCs w:val="20"/>
                <w:shd w:val="clear" w:color="auto" w:fill="auto"/>
                <w14:ligatures w14:val="standard"/>
              </w:rPr>
              <w:br/>
              <w:t>requires  0.1 mV ST segment elevation in two or more</w:t>
            </w:r>
            <w:r w:rsidRPr="00345511">
              <w:rPr>
                <w:rFonts w:cstheme="minorHAnsi"/>
                <w:kern w:val="2"/>
                <w:sz w:val="20"/>
                <w:szCs w:val="20"/>
                <w:shd w:val="clear" w:color="auto" w:fill="auto"/>
                <w14:ligatures w14:val="standard"/>
              </w:rPr>
              <w:br/>
              <w:t>of leads I, II, III, aVL, aVF, V5, V6 or  0.2 mV ST</w:t>
            </w:r>
            <w:r w:rsidRPr="00345511">
              <w:rPr>
                <w:rFonts w:cstheme="minorHAnsi"/>
                <w:kern w:val="2"/>
                <w:sz w:val="20"/>
                <w:szCs w:val="20"/>
                <w:shd w:val="clear" w:color="auto" w:fill="auto"/>
                <w14:ligatures w14:val="standard"/>
              </w:rPr>
              <w:br/>
              <w:t>elevation in two or more of leads V1–V4</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Body surface map diagnostic algorithm: Conduction delay was defined as epicardial </w:t>
            </w:r>
            <w:r w:rsidRPr="00345511">
              <w:rPr>
                <w:rFonts w:cstheme="minorHAnsi"/>
                <w:kern w:val="2"/>
                <w:sz w:val="20"/>
                <w:szCs w:val="20"/>
                <w:shd w:val="clear" w:color="auto" w:fill="auto"/>
                <w14:ligatures w14:val="standard"/>
              </w:rPr>
              <w:lastRenderedPageBreak/>
              <w:t>QRS duration  120msec, LBBB with AMI (see article), RBBB with AMI (see article), LVH and LVH with AMI (see integral)</w:t>
            </w:r>
          </w:p>
        </w:tc>
        <w:tc>
          <w:tcPr>
            <w:tcW w:w="464"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lastRenderedPageBreak/>
              <w:t>Acute Myocardial Infarction</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presented with confounders: LBBB, RBBB…</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Physician interpretation of the results from the algorithm developed on BSPM criteria improves the detection of AMI (sensitivity 86%, specificity 98%)</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Decision tree accomplished basing on some criteria on the acquired features</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 xml:space="preserve">Transform of mono-polar ECG into </w:t>
            </w:r>
            <w:r w:rsidRPr="00345511">
              <w:rPr>
                <w:rFonts w:cstheme="minorHAnsi"/>
                <w:b/>
                <w:color w:val="70AD47"/>
                <w:kern w:val="2"/>
                <w:sz w:val="20"/>
                <w:szCs w:val="20"/>
                <w:shd w:val="clear" w:color="auto" w:fill="auto"/>
                <w14:ligatures w14:val="standard"/>
              </w:rPr>
              <w:t>multichannel spectrum</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domain</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highlight w:val="yellow"/>
                <w:shd w:val="clear" w:color="auto" w:fill="auto"/>
                <w14:ligatures w14:val="standard"/>
              </w:rPr>
            </w:pPr>
            <w:r w:rsidRPr="00345511">
              <w:rPr>
                <w:rFonts w:cstheme="minorHAnsi"/>
                <w:b/>
                <w:color w:val="70AD47"/>
                <w:kern w:val="2"/>
                <w:sz w:val="20"/>
                <w:szCs w:val="20"/>
                <w:highlight w:val="yellow"/>
                <w:shd w:val="clear" w:color="auto" w:fill="auto"/>
                <w14:ligatures w14:val="standard"/>
              </w:rPr>
              <w:t>f0</w:t>
            </w:r>
            <w:r w:rsidRPr="00345511">
              <w:rPr>
                <w:rFonts w:cstheme="minorHAnsi"/>
                <w:kern w:val="2"/>
                <w:sz w:val="20"/>
                <w:szCs w:val="20"/>
                <w:highlight w:val="yellow"/>
                <w:shd w:val="clear" w:color="auto" w:fill="auto"/>
                <w14:ligatures w14:val="standard"/>
              </w:rPr>
              <w:t>: frequency of the spectral peaks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highlight w:val="yellow"/>
                <w:shd w:val="clear" w:color="auto" w:fill="auto"/>
                <w14:ligatures w14:val="standard"/>
              </w:rPr>
              <w:t>w0</w:t>
            </w:r>
            <w:r w:rsidRPr="00345511">
              <w:rPr>
                <w:rFonts w:cstheme="minorHAnsi"/>
                <w:kern w:val="2"/>
                <w:sz w:val="20"/>
                <w:szCs w:val="20"/>
                <w:highlight w:val="yellow"/>
                <w:shd w:val="clear" w:color="auto" w:fill="auto"/>
                <w14:ligatures w14:val="standard"/>
              </w:rPr>
              <w:t>: its frequency bandwidth below 50% of the peak value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e0</w:t>
            </w:r>
            <w:r w:rsidRPr="00345511">
              <w:rPr>
                <w:rFonts w:cstheme="minorHAnsi"/>
                <w:kern w:val="2"/>
                <w:sz w:val="20"/>
                <w:szCs w:val="20"/>
                <w:shd w:val="clear" w:color="auto" w:fill="auto"/>
                <w14:ligatures w14:val="standard"/>
              </w:rPr>
              <w:t>: maximum Eigen value of the difference of the signal autocorrelation matrix</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r0</w:t>
            </w:r>
            <w:r w:rsidRPr="00345511">
              <w:rPr>
                <w:rFonts w:cstheme="minorHAnsi"/>
                <w:kern w:val="2"/>
                <w:sz w:val="20"/>
                <w:szCs w:val="20"/>
                <w:shd w:val="clear" w:color="auto" w:fill="auto"/>
                <w14:ligatures w14:val="standard"/>
              </w:rPr>
              <w:t>: maximum difference in consecutive lags in the Autocorrelation sequence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Cj</w:t>
            </w:r>
            <w:r w:rsidRPr="00345511">
              <w:rPr>
                <w:rFonts w:cstheme="minorHAnsi"/>
                <w:kern w:val="2"/>
                <w:sz w:val="20"/>
                <w:szCs w:val="20"/>
                <w:shd w:val="clear" w:color="auto" w:fill="auto"/>
                <w14:ligatures w14:val="standard"/>
              </w:rPr>
              <w:t>: sum of squares of the first J reflection coefficients</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Steps to obtain value f0, w0, e0, r0, Cj is described in the article.</w:t>
            </w:r>
          </w:p>
          <w:p w:rsidR="00C9339D" w:rsidRPr="00345511"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Preprocessing: ECG sequence, subtract mean value, normalized by total energy, time a rectangular window -&gt; final X(n) sequence</w:t>
            </w:r>
          </w:p>
          <w:p w:rsidR="00C9339D" w:rsidRPr="00345511"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Generate spectrum: add zero padding, calculate FFT (S[k]), generate spectrum (S^2[k]), find max spectral component (S-max), determine max frequency (f0), find the bandwidth frequency below 50% of f0 (w0) -&gt; enough for detection of ischemia</w:t>
            </w:r>
          </w:p>
          <w:p w:rsidR="00C9339D" w:rsidRPr="00345511"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Autocorrelation sequence: generate this AC sequence, create AC matrix, compute Eigen value, Eigen-max, Eigen-differences sequence, AC difference sequence (r) and max of AC difference sequence (r0)</w:t>
            </w:r>
          </w:p>
          <w:p w:rsidR="00C9339D" w:rsidRPr="00345511"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Run additional algorithm: Levinson-Durbin algorithm for AC sequence, compute CL, VL, EL parameters</w:t>
            </w:r>
          </w:p>
          <w:p w:rsidR="00C9339D" w:rsidRPr="00345511"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Run statistical analysis on each of the parameters obtained, namely univariate analysis and multivariate analysis (combine e0, r0, w0) and validate technique accuracy using area under the ROC curve.</w:t>
            </w:r>
          </w:p>
        </w:tc>
        <w:tc>
          <w:tcPr>
            <w:tcW w:w="464" w:type="pct"/>
            <w:tcBorders>
              <w:bottom w:val="single" w:sz="4" w:space="0" w:color="5B9BD5"/>
            </w:tcBorders>
          </w:tcPr>
          <w:p w:rsidR="00C9339D" w:rsidRPr="00345511" w:rsidRDefault="00C9339D" w:rsidP="0095132F">
            <w:pPr>
              <w:spacing w:line="240" w:lineRule="auto"/>
              <w:rPr>
                <w:rFonts w:cstheme="minorHAnsi"/>
                <w:b/>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Myocardial Ischemia</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Area under the ROC curve is given for each of the features: f0, w0, e0, r0, Cj and yield high sensitivity (&gt;80%)</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In the article, f0 and w0 are used to distinguish between ischemia and normal sinus. For ischemia f0 is &lt;&lt; and shifted to the left. The probability of missing ischemia detection is 0.002 and probability of detecting normal condition is &gt; 0.94</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 xml:space="preserve">Wavelet Entropy </w:t>
            </w:r>
            <w:r w:rsidRPr="00345511">
              <w:rPr>
                <w:rFonts w:cstheme="minorHAnsi"/>
                <w:kern w:val="2"/>
                <w:sz w:val="20"/>
                <w:szCs w:val="20"/>
                <w:shd w:val="clear" w:color="auto" w:fill="auto"/>
                <w14:ligatures w14:val="standard"/>
              </w:rPr>
              <w:t xml:space="preserve">Analysis </w:t>
            </w:r>
            <w:r w:rsidRPr="00345511">
              <w:rPr>
                <w:rFonts w:cstheme="minorHAnsi"/>
                <w:kern w:val="2"/>
                <w:sz w:val="20"/>
                <w:szCs w:val="20"/>
                <w:shd w:val="clear" w:color="auto" w:fill="auto"/>
                <w14:ligatures w14:val="standard"/>
              </w:rPr>
              <w:lastRenderedPageBreak/>
              <w:t>of High resolution ECG</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highlight w:val="yellow"/>
                <w:shd w:val="clear" w:color="auto" w:fill="auto"/>
                <w14:ligatures w14:val="standard"/>
              </w:rPr>
            </w:pPr>
            <w:r w:rsidRPr="00345511">
              <w:rPr>
                <w:rFonts w:cstheme="minorHAnsi"/>
                <w:kern w:val="2"/>
                <w:sz w:val="20"/>
                <w:szCs w:val="20"/>
                <w:highlight w:val="yellow"/>
                <w:shd w:val="clear" w:color="auto" w:fill="auto"/>
                <w14:ligatures w14:val="standard"/>
              </w:rPr>
              <w:lastRenderedPageBreak/>
              <w:t xml:space="preserve">Wavelet Entropy: </w:t>
            </w:r>
          </w:p>
          <w:p w:rsidR="00C9339D" w:rsidRPr="00345511" w:rsidRDefault="00C9339D" w:rsidP="0095132F">
            <w:pPr>
              <w:spacing w:line="240" w:lineRule="auto"/>
              <w:rPr>
                <w:rFonts w:cstheme="minorHAnsi"/>
                <w:kern w:val="2"/>
                <w:sz w:val="20"/>
                <w:szCs w:val="20"/>
                <w:highlight w:val="yellow"/>
                <w:shd w:val="clear" w:color="auto" w:fill="auto"/>
                <w14:ligatures w14:val="standard"/>
              </w:rPr>
            </w:pPr>
            <w:r w:rsidRPr="00345511">
              <w:rPr>
                <w:rFonts w:cstheme="minorHAnsi"/>
                <w:kern w:val="2"/>
                <w:sz w:val="20"/>
                <w:szCs w:val="20"/>
                <w:highlight w:val="yellow"/>
                <w:shd w:val="clear" w:color="auto" w:fill="auto"/>
                <w14:ligatures w14:val="standard"/>
              </w:rPr>
              <w:lastRenderedPageBreak/>
              <w:t>from the peak of Q wave to end of QRS complex is calculated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highlight w:val="yellow"/>
                <w:shd w:val="clear" w:color="auto" w:fill="auto"/>
                <w14:ligatures w14:val="standard"/>
              </w:rPr>
              <w:t xml:space="preserve">Calculated with </w:t>
            </w:r>
            <w:r w:rsidRPr="00345511">
              <w:rPr>
                <w:rFonts w:cstheme="minorHAnsi"/>
                <w:b/>
                <w:color w:val="70AD47"/>
                <w:kern w:val="2"/>
                <w:sz w:val="20"/>
                <w:szCs w:val="20"/>
                <w:highlight w:val="yellow"/>
                <w:shd w:val="clear" w:color="auto" w:fill="auto"/>
                <w14:ligatures w14:val="standard"/>
              </w:rPr>
              <w:t>CWT</w:t>
            </w:r>
            <w:r w:rsidRPr="00345511">
              <w:rPr>
                <w:rFonts w:cstheme="minorHAnsi"/>
                <w:color w:val="70AD47"/>
                <w:kern w:val="2"/>
                <w:sz w:val="20"/>
                <w:szCs w:val="20"/>
                <w:highlight w:val="yellow"/>
                <w:shd w:val="clear" w:color="auto" w:fill="auto"/>
                <w14:ligatures w14:val="standard"/>
              </w:rPr>
              <w:t xml:space="preserve"> </w:t>
            </w:r>
            <w:r w:rsidRPr="00345511">
              <w:rPr>
                <w:rFonts w:cstheme="minorHAnsi"/>
                <w:kern w:val="2"/>
                <w:sz w:val="20"/>
                <w:szCs w:val="20"/>
                <w:highlight w:val="yellow"/>
                <w:shd w:val="clear" w:color="auto" w:fill="auto"/>
                <w14:ligatures w14:val="standard"/>
              </w:rPr>
              <w:t xml:space="preserve">and </w:t>
            </w:r>
            <w:r w:rsidRPr="00345511">
              <w:rPr>
                <w:rFonts w:cstheme="minorHAnsi"/>
                <w:b/>
                <w:color w:val="70AD47"/>
                <w:kern w:val="2"/>
                <w:sz w:val="20"/>
                <w:szCs w:val="20"/>
                <w:highlight w:val="yellow"/>
                <w:shd w:val="clear" w:color="auto" w:fill="auto"/>
                <w14:ligatures w14:val="standard"/>
              </w:rPr>
              <w:t>DWT</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 xml:space="preserve">High resolution ECG is obtained using </w:t>
            </w:r>
            <w:r w:rsidRPr="00345511">
              <w:rPr>
                <w:rFonts w:cstheme="minorHAnsi"/>
                <w:b/>
                <w:color w:val="70AD47"/>
                <w:kern w:val="2"/>
                <w:sz w:val="20"/>
                <w:szCs w:val="20"/>
                <w:shd w:val="clear" w:color="auto" w:fill="auto"/>
                <w14:ligatures w14:val="standard"/>
              </w:rPr>
              <w:t>orthogonal leads</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XYZ</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Signal is then transformed using Continuous Wavelet Transform and Discrete Wavelet Transform, then applied with the entropy of the signal.</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FF0000"/>
                <w:kern w:val="2"/>
                <w:sz w:val="20"/>
                <w:szCs w:val="20"/>
                <w:shd w:val="clear" w:color="auto" w:fill="auto"/>
                <w14:ligatures w14:val="standard"/>
              </w:rPr>
              <w:t>Wavelet entropy</w:t>
            </w:r>
            <w:r w:rsidRPr="00345511">
              <w:rPr>
                <w:rFonts w:cstheme="minorHAnsi"/>
                <w:color w:val="FF0000"/>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 xml:space="preserve">is a function of time, represent the energy distribution within time-range -&gt; </w:t>
            </w:r>
            <w:r w:rsidRPr="00345511">
              <w:rPr>
                <w:rFonts w:cstheme="minorHAnsi"/>
                <w:kern w:val="2"/>
                <w:sz w:val="20"/>
                <w:szCs w:val="20"/>
                <w:highlight w:val="yellow"/>
                <w:shd w:val="clear" w:color="auto" w:fill="auto"/>
                <w14:ligatures w14:val="standard"/>
              </w:rPr>
              <w:t>can be used to analyze the disorder of the signal within specific time range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In this study, the duration between R peak to QRS end point is studied to detect Ventricular Late Potential accompanied with Ventricular tachycardia after MI.</w:t>
            </w:r>
          </w:p>
        </w:tc>
        <w:tc>
          <w:tcPr>
            <w:tcW w:w="464"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lastRenderedPageBreak/>
              <w:t xml:space="preserve">Ventricular tachycardia after </w:t>
            </w:r>
            <w:r w:rsidRPr="00345511">
              <w:rPr>
                <w:rFonts w:cstheme="minorHAnsi"/>
                <w:b/>
                <w:color w:val="70AD47"/>
                <w:kern w:val="2"/>
                <w:sz w:val="20"/>
                <w:szCs w:val="20"/>
                <w:shd w:val="clear" w:color="auto" w:fill="auto"/>
                <w14:ligatures w14:val="standard"/>
              </w:rPr>
              <w:lastRenderedPageBreak/>
              <w:t>Myocardial Infarction</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 xml:space="preserve">reflected by the Late Ventricular Potential during the Q peak and QRS endpoint </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Result: patients with LVP has:</w:t>
            </w:r>
          </w:p>
          <w:p w:rsidR="00C9339D" w:rsidRPr="00345511" w:rsidRDefault="00C9339D" w:rsidP="0095132F">
            <w:pPr>
              <w:spacing w:line="240" w:lineRule="auto"/>
              <w:rPr>
                <w:rFonts w:cstheme="minorHAnsi"/>
                <w:kern w:val="2"/>
                <w:sz w:val="20"/>
                <w:szCs w:val="20"/>
                <w:highlight w:val="yellow"/>
                <w:shd w:val="clear" w:color="auto" w:fill="auto"/>
                <w14:ligatures w14:val="standard"/>
              </w:rPr>
            </w:pPr>
            <w:r w:rsidRPr="00345511">
              <w:rPr>
                <w:rFonts w:cstheme="minorHAnsi"/>
                <w:b/>
                <w:color w:val="70AD47"/>
                <w:kern w:val="2"/>
                <w:sz w:val="20"/>
                <w:szCs w:val="20"/>
                <w:highlight w:val="yellow"/>
                <w:shd w:val="clear" w:color="auto" w:fill="auto"/>
                <w14:ligatures w14:val="standard"/>
              </w:rPr>
              <w:lastRenderedPageBreak/>
              <w:t>Higher disorder</w:t>
            </w:r>
            <w:r w:rsidRPr="00345511">
              <w:rPr>
                <w:rFonts w:cstheme="minorHAnsi"/>
                <w:color w:val="70AD47"/>
                <w:kern w:val="2"/>
                <w:sz w:val="20"/>
                <w:szCs w:val="20"/>
                <w:highlight w:val="yellow"/>
                <w:shd w:val="clear" w:color="auto" w:fill="auto"/>
                <w14:ligatures w14:val="standard"/>
              </w:rPr>
              <w:t xml:space="preserve"> </w:t>
            </w:r>
            <w:r w:rsidRPr="00345511">
              <w:rPr>
                <w:rFonts w:cstheme="minorHAnsi"/>
                <w:kern w:val="2"/>
                <w:sz w:val="20"/>
                <w:szCs w:val="20"/>
                <w:highlight w:val="yellow"/>
                <w:shd w:val="clear" w:color="auto" w:fill="auto"/>
                <w14:ligatures w14:val="standard"/>
              </w:rPr>
              <w:t>(increasing, fluctuating entropy)</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highlight w:val="yellow"/>
                <w:shd w:val="clear" w:color="auto" w:fill="auto"/>
                <w14:ligatures w14:val="standard"/>
              </w:rPr>
              <w:t>Lower Energy</w:t>
            </w:r>
            <w:r w:rsidRPr="00345511">
              <w:rPr>
                <w:rFonts w:cstheme="minorHAnsi"/>
                <w:color w:val="70AD47"/>
                <w:kern w:val="2"/>
                <w:sz w:val="20"/>
                <w:szCs w:val="20"/>
                <w:highlight w:val="yellow"/>
                <w:shd w:val="clear" w:color="auto" w:fill="auto"/>
                <w14:ligatures w14:val="standard"/>
              </w:rPr>
              <w:t xml:space="preserve"> </w:t>
            </w:r>
            <w:r w:rsidRPr="00345511">
              <w:rPr>
                <w:rFonts w:cstheme="minorHAnsi"/>
                <w:kern w:val="2"/>
                <w:sz w:val="20"/>
                <w:szCs w:val="20"/>
                <w:highlight w:val="yellow"/>
                <w:shd w:val="clear" w:color="auto" w:fill="auto"/>
                <w14:ligatures w14:val="standard"/>
              </w:rPr>
              <w:t>(total area under the entropy curve)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comparing to normal patients</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 xml:space="preserve">HRECG is defined obtained with </w:t>
            </w:r>
            <w:r w:rsidRPr="00345511">
              <w:rPr>
                <w:rFonts w:cstheme="minorHAnsi"/>
                <w:kern w:val="2"/>
                <w:sz w:val="20"/>
                <w:szCs w:val="20"/>
                <w:shd w:val="clear" w:color="auto" w:fill="auto"/>
                <w14:ligatures w14:val="standard"/>
              </w:rPr>
              <w:lastRenderedPageBreak/>
              <w:t>XYZ leads, 1000Hz sampling rate with 12-bit data resolution</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bCs/>
                <w:kern w:val="2"/>
                <w:sz w:val="20"/>
                <w:szCs w:val="20"/>
                <w:shd w:val="clear" w:color="auto" w:fill="auto"/>
                <w14:ligatures w14:val="standard"/>
              </w:rPr>
              <w:lastRenderedPageBreak/>
              <w:t xml:space="preserve">ECG-based </w:t>
            </w:r>
            <w:r w:rsidRPr="00345511">
              <w:rPr>
                <w:rFonts w:cstheme="minorHAnsi"/>
                <w:b/>
                <w:bCs/>
                <w:color w:val="70AD47"/>
                <w:kern w:val="2"/>
                <w:sz w:val="20"/>
                <w:szCs w:val="20"/>
                <w:shd w:val="clear" w:color="auto" w:fill="auto"/>
                <w14:ligatures w14:val="standard"/>
              </w:rPr>
              <w:t>Heart beat Classification</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Various types of different technique for each steps is described. However, only the best will be named here for each:</w:t>
            </w:r>
          </w:p>
          <w:p w:rsidR="00C9339D" w:rsidRPr="00345511"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Signal preprocessing: state-of-the-art classification paper [10] </w:t>
            </w:r>
            <w:r w:rsidRPr="00345511">
              <w:rPr>
                <w:rFonts w:cstheme="minorHAnsi"/>
                <w:b/>
                <w:color w:val="70AD47"/>
                <w:kern w:val="2"/>
                <w:sz w:val="20"/>
                <w:szCs w:val="20"/>
                <w:shd w:val="clear" w:color="auto" w:fill="auto"/>
                <w14:ligatures w14:val="standard"/>
              </w:rPr>
              <w:t>does not even use preprocessing</w:t>
            </w:r>
            <w:r w:rsidRPr="00345511">
              <w:rPr>
                <w:rFonts w:cstheme="minorHAnsi"/>
                <w:kern w:val="2"/>
                <w:sz w:val="20"/>
                <w:szCs w:val="20"/>
                <w:shd w:val="clear" w:color="auto" w:fill="auto"/>
                <w14:ligatures w14:val="standard"/>
              </w:rPr>
              <w:t xml:space="preserve">, </w:t>
            </w:r>
            <w:r w:rsidRPr="00345511">
              <w:rPr>
                <w:rFonts w:cstheme="minorHAnsi"/>
                <w:kern w:val="2"/>
                <w:sz w:val="20"/>
                <w:szCs w:val="20"/>
                <w:highlight w:val="yellow"/>
                <w:shd w:val="clear" w:color="auto" w:fill="auto"/>
                <w14:ligatures w14:val="standard"/>
              </w:rPr>
              <w:t>however, one worth mentioning is the FIR.</w:t>
            </w:r>
          </w:p>
          <w:p w:rsidR="00C9339D" w:rsidRPr="00345511"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Heart beat segmentation</w:t>
            </w:r>
            <w:r w:rsidRPr="00345511">
              <w:rPr>
                <w:rFonts w:cstheme="minorHAnsi"/>
                <w:kern w:val="2"/>
                <w:sz w:val="20"/>
                <w:szCs w:val="20"/>
                <w:shd w:val="clear" w:color="auto" w:fill="auto"/>
                <w14:ligatures w14:val="standard"/>
              </w:rPr>
              <w:t xml:space="preserve">: namely </w:t>
            </w:r>
            <w:r w:rsidRPr="00345511">
              <w:rPr>
                <w:rFonts w:cstheme="minorHAnsi"/>
                <w:b/>
                <w:i/>
                <w:color w:val="70AD47"/>
                <w:kern w:val="2"/>
                <w:sz w:val="20"/>
                <w:szCs w:val="20"/>
                <w:shd w:val="clear" w:color="auto" w:fill="auto"/>
                <w14:ligatures w14:val="standard"/>
              </w:rPr>
              <w:t>QRS detection</w:t>
            </w:r>
            <w:r w:rsidRPr="00345511">
              <w:rPr>
                <w:rFonts w:cstheme="minorHAnsi"/>
                <w:kern w:val="2"/>
                <w:sz w:val="20"/>
                <w:szCs w:val="20"/>
                <w:shd w:val="clear" w:color="auto" w:fill="auto"/>
                <w14:ligatures w14:val="standard"/>
              </w:rPr>
              <w:t xml:space="preserve">, using </w:t>
            </w:r>
            <w:r w:rsidRPr="00345511">
              <w:rPr>
                <w:rFonts w:cstheme="minorHAnsi"/>
                <w:kern w:val="2"/>
                <w:sz w:val="20"/>
                <w:szCs w:val="20"/>
                <w:highlight w:val="yellow"/>
                <w:shd w:val="clear" w:color="auto" w:fill="auto"/>
                <w14:ligatures w14:val="standard"/>
              </w:rPr>
              <w:t>Pan &amp; Tompkins algorithms</w:t>
            </w:r>
          </w:p>
          <w:p w:rsidR="00C9339D" w:rsidRPr="00345511"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Feature extraction: most common is RR interval (fig 8)</w:t>
            </w:r>
          </w:p>
          <w:p w:rsidR="00C9339D" w:rsidRPr="00345511"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Classification</w:t>
            </w:r>
            <w:r w:rsidRPr="00345511">
              <w:rPr>
                <w:rFonts w:cstheme="minorHAnsi"/>
                <w:kern w:val="2"/>
                <w:sz w:val="20"/>
                <w:szCs w:val="20"/>
                <w:shd w:val="clear" w:color="auto" w:fill="auto"/>
                <w14:ligatures w14:val="standard"/>
              </w:rPr>
              <w:t xml:space="preserve">: </w:t>
            </w:r>
            <w:r w:rsidRPr="00345511">
              <w:rPr>
                <w:rFonts w:cstheme="minorHAnsi"/>
                <w:b/>
                <w:color w:val="FF0000"/>
                <w:kern w:val="2"/>
                <w:sz w:val="20"/>
                <w:szCs w:val="20"/>
                <w:highlight w:val="yellow"/>
                <w:shd w:val="clear" w:color="auto" w:fill="auto"/>
                <w14:ligatures w14:val="standard"/>
              </w:rPr>
              <w:t>Reservoir Computing with Logistic Regression</w:t>
            </w:r>
            <w:r w:rsidRPr="00345511">
              <w:rPr>
                <w:rFonts w:cstheme="minorHAnsi"/>
                <w:kern w:val="2"/>
                <w:sz w:val="20"/>
                <w:szCs w:val="20"/>
                <w:shd w:val="clear" w:color="auto" w:fill="auto"/>
                <w14:ligatures w14:val="standard"/>
              </w:rPr>
              <w:t xml:space="preserve"> (state-of-the-arc)</w:t>
            </w:r>
          </w:p>
        </w:tc>
        <w:tc>
          <w:tcPr>
            <w:tcW w:w="1457" w:type="pct"/>
            <w:tcBorders>
              <w:bottom w:val="single" w:sz="4" w:space="0" w:color="5B9BD5"/>
            </w:tcBorders>
          </w:tcPr>
          <w:p w:rsidR="00C9339D" w:rsidRPr="00345511"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Signal preprocessing: FIR, wavelet transform, Bayesian filters for noise reduction, Extended Kaman filter, 2 median filter remove baseline wander, </w:t>
            </w:r>
          </w:p>
          <w:p w:rsidR="00C9339D" w:rsidRPr="00345511"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Heart rate segmentation: Pan &amp; Tompkins algorithm for QRS segmentation, neural networks [53], genetic algorithms [50], wavelet transform [60, 61, 4], filter banks [46], </w:t>
            </w:r>
            <w:r w:rsidRPr="00345511">
              <w:rPr>
                <w:rFonts w:cstheme="minorHAnsi"/>
                <w:i/>
                <w:iCs/>
                <w:kern w:val="2"/>
                <w:sz w:val="20"/>
                <w:szCs w:val="20"/>
                <w:shd w:val="clear" w:color="auto" w:fill="auto"/>
                <w14:ligatures w14:val="standard"/>
              </w:rPr>
              <w:t>Quad Level Vector</w:t>
            </w:r>
          </w:p>
          <w:p w:rsidR="00C9339D" w:rsidRPr="00345511"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345511">
              <w:rPr>
                <w:rFonts w:cstheme="minorHAnsi"/>
                <w:iCs/>
                <w:kern w:val="2"/>
                <w:sz w:val="20"/>
                <w:szCs w:val="20"/>
                <w:shd w:val="clear" w:color="auto" w:fill="auto"/>
                <w14:ligatures w14:val="standard"/>
              </w:rPr>
              <w:t xml:space="preserve">Feature extraction: RR intervals has the famous features extracted (higher accuracy when normalized), nest is QRS interval, features extracted from wavelet transform (DWT and CWT) and VCG, then features from time-domain and frequency domain. Techniques used the reduce the number of features include: PCA, ICA (reduce the total of sample represent the heart beat), interpolation, Kernel PCA, clustering </w:t>
            </w:r>
            <w:r w:rsidRPr="00345511">
              <w:rPr>
                <w:rFonts w:cstheme="minorHAnsi"/>
                <w:iCs/>
                <w:kern w:val="2"/>
                <w:sz w:val="20"/>
                <w:szCs w:val="20"/>
                <w:shd w:val="clear" w:color="auto" w:fill="auto"/>
                <w14:ligatures w14:val="standard"/>
              </w:rPr>
              <w:lastRenderedPageBreak/>
              <w:t xml:space="preserve">technique, Generalized Discriminant Analysis (GDA),  </w:t>
            </w:r>
          </w:p>
          <w:p w:rsidR="00C9339D" w:rsidRPr="00345511"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345511">
              <w:rPr>
                <w:rFonts w:cstheme="minorHAnsi"/>
                <w:iCs/>
                <w:kern w:val="2"/>
                <w:sz w:val="20"/>
                <w:szCs w:val="20"/>
                <w:shd w:val="clear" w:color="auto" w:fill="auto"/>
                <w14:ligatures w14:val="standard"/>
              </w:rPr>
              <w:t>Features selection: most important are RR intervals, T duration and amplitude and some 2-nd order statistic</w:t>
            </w:r>
          </w:p>
          <w:p w:rsidR="00C9339D" w:rsidRPr="00345511"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Learning algorithms</w:t>
            </w:r>
            <w:r w:rsidRPr="00345511">
              <w:rPr>
                <w:rFonts w:cstheme="minorHAnsi"/>
                <w:kern w:val="2"/>
                <w:sz w:val="20"/>
                <w:szCs w:val="20"/>
                <w:shd w:val="clear" w:color="auto" w:fill="auto"/>
                <w14:ligatures w14:val="standard"/>
              </w:rPr>
              <w:t xml:space="preserve">: Best 4 are Support Vector Machine (SVM), ANN, Linear Discriminant and Reservoir </w:t>
            </w:r>
            <w:r w:rsidRPr="00345511">
              <w:rPr>
                <w:rFonts w:cstheme="minorHAnsi"/>
                <w:b/>
                <w:color w:val="70AD47"/>
                <w:kern w:val="2"/>
                <w:sz w:val="20"/>
                <w:szCs w:val="20"/>
                <w:shd w:val="clear" w:color="auto" w:fill="auto"/>
                <w14:ligatures w14:val="standard"/>
              </w:rPr>
              <w:t>Computing with Logistic Regression</w:t>
            </w:r>
            <w:r w:rsidRPr="00345511">
              <w:rPr>
                <w:rFonts w:cstheme="minorHAnsi"/>
                <w:color w:val="70AD47"/>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(state-of-the-arc)</w:t>
            </w:r>
          </w:p>
        </w:tc>
        <w:tc>
          <w:tcPr>
            <w:tcW w:w="464" w:type="pct"/>
            <w:tcBorders>
              <w:bottom w:val="single" w:sz="4" w:space="0" w:color="5B9BD5"/>
            </w:tcBorders>
          </w:tcPr>
          <w:p w:rsidR="00C9339D" w:rsidRPr="00345511" w:rsidRDefault="00C9339D" w:rsidP="0095132F">
            <w:pPr>
              <w:spacing w:line="240" w:lineRule="auto"/>
              <w:rPr>
                <w:rFonts w:cstheme="minorHAnsi"/>
                <w:b/>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lastRenderedPageBreak/>
              <w:t>Arrhythmia Classification</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70AD47"/>
                <w:kern w:val="2"/>
                <w:sz w:val="20"/>
                <w:szCs w:val="20"/>
                <w:shd w:val="clear" w:color="auto" w:fill="auto"/>
                <w14:ligatures w14:val="standard"/>
              </w:rPr>
              <w:t>Reservoir Computing (RC) has the highest, state-of-the-arc sensitivity</w:t>
            </w:r>
            <w:r w:rsidRPr="00345511">
              <w:rPr>
                <w:rFonts w:cstheme="minorHAnsi"/>
                <w:kern w:val="2"/>
                <w:sz w:val="20"/>
                <w:szCs w:val="20"/>
                <w:shd w:val="clear" w:color="auto" w:fill="auto"/>
                <w14:ligatures w14:val="standard"/>
              </w:rPr>
              <w:t>, suitable for real-time application and appropriate for computational cost:</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Sensitivity &gt; 98%</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See figure 9</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PCA perform better at noise removal, while ICA preforms best for extracting features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They stressed that the most important features appears are RR intervals, the amplitude and length of the T wave, and 2nd-order statistics</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FF0000"/>
                <w:kern w:val="2"/>
                <w:sz w:val="20"/>
                <w:szCs w:val="20"/>
                <w:shd w:val="clear" w:color="auto" w:fill="auto"/>
                <w14:ligatures w14:val="standard"/>
              </w:rPr>
              <w:lastRenderedPageBreak/>
              <w:t>Morphological interpretation</w:t>
            </w:r>
            <w:r w:rsidRPr="00345511">
              <w:rPr>
                <w:rFonts w:cstheme="minorHAnsi"/>
                <w:color w:val="FF0000"/>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of ST segment</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FF0000"/>
                <w:kern w:val="2"/>
                <w:sz w:val="20"/>
                <w:szCs w:val="20"/>
                <w:shd w:val="clear" w:color="auto" w:fill="auto"/>
                <w14:ligatures w14:val="standard"/>
              </w:rPr>
              <w:t>Morphological variables</w:t>
            </w:r>
            <w:r w:rsidRPr="00345511">
              <w:rPr>
                <w:rFonts w:cstheme="minorHAnsi"/>
                <w:color w:val="FF0000"/>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about ST segment: ST slope, depth of T</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FF0000"/>
                <w:kern w:val="2"/>
                <w:sz w:val="20"/>
                <w:szCs w:val="20"/>
                <w:shd w:val="clear" w:color="auto" w:fill="auto"/>
                <w14:ligatures w14:val="standard"/>
              </w:rPr>
              <w:t>Clinical variables</w:t>
            </w:r>
            <w:r w:rsidRPr="00345511">
              <w:rPr>
                <w:rFonts w:cstheme="minorHAnsi"/>
                <w:kern w:val="2"/>
                <w:sz w:val="20"/>
                <w:szCs w:val="20"/>
                <w:shd w:val="clear" w:color="auto" w:fill="auto"/>
                <w14:ligatures w14:val="standard"/>
              </w:rPr>
              <w:t>: heart rate, blood pressure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b/>
                <w:color w:val="FF0000"/>
                <w:kern w:val="2"/>
                <w:sz w:val="20"/>
                <w:szCs w:val="20"/>
                <w:shd w:val="clear" w:color="auto" w:fill="auto"/>
                <w14:ligatures w14:val="standard"/>
              </w:rPr>
              <w:t>Others</w:t>
            </w:r>
            <w:r w:rsidRPr="00345511">
              <w:rPr>
                <w:rFonts w:cstheme="minorHAnsi"/>
                <w:kern w:val="2"/>
                <w:sz w:val="20"/>
                <w:szCs w:val="20"/>
                <w:shd w:val="clear" w:color="auto" w:fill="auto"/>
                <w14:ligatures w14:val="standard"/>
              </w:rPr>
              <w:t>: area-under-the-curve of the ST segment</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morphological characteristics of </w:t>
            </w:r>
            <w:r w:rsidRPr="00345511">
              <w:rPr>
                <w:rFonts w:cstheme="minorHAnsi"/>
                <w:kern w:val="2"/>
                <w:sz w:val="20"/>
                <w:szCs w:val="20"/>
                <w:highlight w:val="yellow"/>
                <w:shd w:val="clear" w:color="auto" w:fill="auto"/>
                <w14:ligatures w14:val="standard"/>
              </w:rPr>
              <w:t>ST deviation: &gt;= 1.0 mm from baseline, last for &gt; 1 min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other variables: </w:t>
            </w:r>
            <w:r w:rsidRPr="00345511">
              <w:rPr>
                <w:rFonts w:cstheme="minorHAnsi"/>
                <w:kern w:val="2"/>
                <w:sz w:val="20"/>
                <w:szCs w:val="20"/>
                <w:highlight w:val="yellow"/>
                <w:shd w:val="clear" w:color="auto" w:fill="auto"/>
                <w14:ligatures w14:val="standard"/>
              </w:rPr>
              <w:t>depth of depression, duration of the episode, area-under-the-curve of the ST-segment depression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clinical variables: </w:t>
            </w:r>
            <w:r w:rsidRPr="00345511">
              <w:rPr>
                <w:rFonts w:cstheme="minorHAnsi"/>
                <w:b/>
                <w:color w:val="FF0000"/>
                <w:kern w:val="2"/>
                <w:sz w:val="20"/>
                <w:szCs w:val="20"/>
                <w:highlight w:val="yellow"/>
                <w:shd w:val="clear" w:color="auto" w:fill="auto"/>
                <w14:ligatures w14:val="standard"/>
              </w:rPr>
              <w:t>Heart rate</w:t>
            </w:r>
            <w:r w:rsidRPr="00345511">
              <w:rPr>
                <w:rFonts w:cstheme="minorHAnsi"/>
                <w:kern w:val="2"/>
                <w:sz w:val="20"/>
                <w:szCs w:val="20"/>
                <w:shd w:val="clear" w:color="auto" w:fill="auto"/>
                <w14:ligatures w14:val="standard"/>
              </w:rPr>
              <w:t xml:space="preserve">, RR-interval, VPB count, SVPB count </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Limitation: </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lack of data: 48h monitor, cost 40MB per records -&gt; in sufficient data storage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reliance of detection algorithm</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false positive due to changes in posture, rise in blood pressure,... can also cause STD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Good knowledge: </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increase of heart rate, increase of </w:t>
            </w:r>
            <w:r w:rsidRPr="00345511">
              <w:rPr>
                <w:rFonts w:cstheme="minorHAnsi"/>
                <w:b/>
                <w:color w:val="FF0000"/>
                <w:kern w:val="2"/>
                <w:sz w:val="20"/>
                <w:szCs w:val="20"/>
                <w:shd w:val="clear" w:color="auto" w:fill="auto"/>
                <w14:ligatures w14:val="standard"/>
              </w:rPr>
              <w:t>blood pressure</w:t>
            </w:r>
            <w:r w:rsidRPr="00345511">
              <w:rPr>
                <w:rFonts w:cstheme="minorHAnsi"/>
                <w:color w:val="FF0000"/>
                <w:kern w:val="2"/>
                <w:sz w:val="20"/>
                <w:szCs w:val="20"/>
                <w:shd w:val="clear" w:color="auto" w:fill="auto"/>
                <w14:ligatures w14:val="standard"/>
              </w:rPr>
              <w:t xml:space="preserve"> </w:t>
            </w:r>
            <w:r w:rsidRPr="00345511">
              <w:rPr>
                <w:rFonts w:cstheme="minorHAnsi"/>
                <w:kern w:val="2"/>
                <w:sz w:val="20"/>
                <w:szCs w:val="20"/>
                <w:highlight w:val="yellow"/>
                <w:shd w:val="clear" w:color="auto" w:fill="auto"/>
                <w14:ligatures w14:val="standard"/>
              </w:rPr>
              <w:t>before STD</w:t>
            </w:r>
            <w:r w:rsidRPr="00345511">
              <w:rPr>
                <w:rFonts w:cstheme="minorHAnsi"/>
                <w:kern w:val="2"/>
                <w:sz w:val="20"/>
                <w:szCs w:val="20"/>
                <w:shd w:val="clear" w:color="auto" w:fill="auto"/>
                <w14:ligatures w14:val="standard"/>
              </w:rPr>
              <w:t xml:space="preserve"> is the current characteristics of silent ischemia</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 </w:t>
            </w:r>
            <w:r w:rsidRPr="00345511">
              <w:rPr>
                <w:rFonts w:cstheme="minorHAnsi"/>
                <w:kern w:val="2"/>
                <w:sz w:val="20"/>
                <w:szCs w:val="20"/>
                <w:highlight w:val="yellow"/>
                <w:shd w:val="clear" w:color="auto" w:fill="auto"/>
                <w14:ligatures w14:val="standard"/>
              </w:rPr>
              <w:t xml:space="preserve">STD happen in </w:t>
            </w:r>
            <w:r w:rsidRPr="00345511">
              <w:rPr>
                <w:rFonts w:cstheme="minorHAnsi"/>
                <w:b/>
                <w:color w:val="FF0000"/>
                <w:kern w:val="2"/>
                <w:sz w:val="20"/>
                <w:szCs w:val="20"/>
                <w:highlight w:val="yellow"/>
                <w:shd w:val="clear" w:color="auto" w:fill="auto"/>
                <w14:ligatures w14:val="standard"/>
              </w:rPr>
              <w:t>episodes</w:t>
            </w:r>
          </w:p>
        </w:tc>
        <w:tc>
          <w:tcPr>
            <w:tcW w:w="464" w:type="pct"/>
            <w:tcBorders>
              <w:bottom w:val="single" w:sz="4" w:space="0" w:color="5B9BD5"/>
            </w:tcBorders>
          </w:tcPr>
          <w:p w:rsidR="00C9339D" w:rsidRPr="00345511" w:rsidRDefault="00C9339D" w:rsidP="0095132F">
            <w:pPr>
              <w:spacing w:line="240" w:lineRule="auto"/>
              <w:rPr>
                <w:rFonts w:cstheme="minorHAnsi"/>
                <w:b/>
                <w:kern w:val="2"/>
                <w:sz w:val="20"/>
                <w:szCs w:val="20"/>
                <w:shd w:val="clear" w:color="auto" w:fill="auto"/>
                <w14:ligatures w14:val="standard"/>
              </w:rPr>
            </w:pPr>
            <w:r w:rsidRPr="00345511">
              <w:rPr>
                <w:rFonts w:cstheme="minorHAnsi"/>
                <w:b/>
                <w:color w:val="FF0000"/>
                <w:kern w:val="2"/>
                <w:sz w:val="20"/>
                <w:szCs w:val="20"/>
                <w:shd w:val="clear" w:color="auto" w:fill="auto"/>
                <w14:ligatures w14:val="standard"/>
              </w:rPr>
              <w:t>Silent Ischemia</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Accuracy = 64% with Specificity 67%</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ST depression alone cannot diagnose silent Ischemia, usually coming along with increase in heart rate and blood pressure.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highlight w:val="yellow"/>
                <w:shd w:val="clear" w:color="auto" w:fill="auto"/>
                <w14:ligatures w14:val="standard"/>
              </w:rPr>
              <w:t>STD happen in episodes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Low sensitivity due to false STD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STD accompany with long-term ECG is better than STD in stress test</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lastRenderedPageBreak/>
              <w:t>Smoothed De-trended Fluctuation Analysis (SDFA)</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Calculate the </w:t>
            </w:r>
            <w:r w:rsidRPr="00345511">
              <w:rPr>
                <w:rFonts w:cstheme="minorHAnsi"/>
                <w:b/>
                <w:color w:val="FF0000"/>
                <w:kern w:val="2"/>
                <w:sz w:val="20"/>
                <w:szCs w:val="20"/>
                <w:shd w:val="clear" w:color="auto" w:fill="auto"/>
                <w14:ligatures w14:val="standard"/>
              </w:rPr>
              <w:t>Hurst exponent (H)</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This article uses 2 different types of analysis technique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De-trended Fluctuation Analysis:</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Wavelet Shrinkage: reduces the magnitude of terms in the high-pass portions. Finally, the wavelet transform is inverted to get the de-noised version of the data</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Then calculate H: H&lt;0.6 -&gt; normal, H&gt;= 0.6 -&gt; arrhythmia</w:t>
            </w:r>
          </w:p>
        </w:tc>
        <w:tc>
          <w:tcPr>
            <w:tcW w:w="464"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Arrhythmia Detection</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Not stated</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This is a typical example of applying stochastic method.</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How to calculate H, find in the article</w:t>
            </w:r>
          </w:p>
        </w:tc>
      </w:tr>
      <w:tr w:rsidR="0095132F" w:rsidRPr="00C9339D" w:rsidTr="0095132F">
        <w:tc>
          <w:tcPr>
            <w:tcW w:w="40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Isoelectric Energy for Ischemic beat detection</w:t>
            </w:r>
          </w:p>
        </w:tc>
        <w:tc>
          <w:tcPr>
            <w:tcW w:w="1218"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Calculate the energy within a specific ST region</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Energy high -&gt; closer to isoelectric line -&gt; normal</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Energy low -&gt; far from the isoelectric line -&gt; ischemic</w:t>
            </w:r>
          </w:p>
        </w:tc>
        <w:tc>
          <w:tcPr>
            <w:tcW w:w="1457"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There are 5 processes:</w:t>
            </w:r>
          </w:p>
          <w:p w:rsidR="00C9339D" w:rsidRPr="00345511"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Preprocessing: using wavelet transform to filter the signal, filter out also baseline wander, muscle electricity …</w:t>
            </w:r>
          </w:p>
          <w:p w:rsidR="00C9339D" w:rsidRPr="00345511"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Delineation: detect R peak, then apply a threshold for detecting ST segment (RR/8, start at J point)</w:t>
            </w:r>
          </w:p>
          <w:p w:rsidR="00C9339D" w:rsidRPr="00345511"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Calculation of </w:t>
            </w:r>
            <w:r w:rsidRPr="00345511">
              <w:rPr>
                <w:rFonts w:cstheme="minorHAnsi"/>
                <w:b/>
                <w:color w:val="FF0000"/>
                <w:kern w:val="2"/>
                <w:sz w:val="20"/>
                <w:szCs w:val="20"/>
                <w:shd w:val="clear" w:color="auto" w:fill="auto"/>
                <w14:ligatures w14:val="standard"/>
              </w:rPr>
              <w:t>isoelectric energy</w:t>
            </w:r>
            <w:r w:rsidRPr="00345511">
              <w:rPr>
                <w:rFonts w:cstheme="minorHAnsi"/>
                <w:color w:val="FF0000"/>
                <w:kern w:val="2"/>
                <w:sz w:val="20"/>
                <w:szCs w:val="20"/>
                <w:shd w:val="clear" w:color="auto" w:fill="auto"/>
                <w14:ligatures w14:val="standard"/>
              </w:rPr>
              <w:t xml:space="preserve"> </w:t>
            </w:r>
            <w:r w:rsidRPr="00345511">
              <w:rPr>
                <w:rFonts w:cstheme="minorHAnsi"/>
                <w:kern w:val="2"/>
                <w:sz w:val="20"/>
                <w:szCs w:val="20"/>
                <w:shd w:val="clear" w:color="auto" w:fill="auto"/>
                <w14:ligatures w14:val="standard"/>
              </w:rPr>
              <w:t>(equation in article)</w:t>
            </w:r>
          </w:p>
          <w:p w:rsidR="00C9339D" w:rsidRPr="00345511"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Compare with threshold + validate that episodes of Ischemic beat lasts &gt; 30s</w:t>
            </w:r>
          </w:p>
          <w:p w:rsidR="00C9339D" w:rsidRPr="00345511"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 xml:space="preserve">Make conclusion </w:t>
            </w:r>
          </w:p>
        </w:tc>
        <w:tc>
          <w:tcPr>
            <w:tcW w:w="464" w:type="pct"/>
            <w:tcBorders>
              <w:bottom w:val="single" w:sz="4" w:space="0" w:color="5B9BD5"/>
            </w:tcBorders>
          </w:tcPr>
          <w:p w:rsidR="00C9339D" w:rsidRPr="00345511" w:rsidRDefault="00DE7BB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Ischemic beat</w:t>
            </w:r>
          </w:p>
        </w:tc>
        <w:tc>
          <w:tcPr>
            <w:tcW w:w="895" w:type="pct"/>
            <w:tcBorders>
              <w:bottom w:val="single" w:sz="4" w:space="0" w:color="5B9BD5"/>
            </w:tcBorders>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Sensitivity &gt; 98%</w:t>
            </w:r>
          </w:p>
        </w:tc>
        <w:tc>
          <w:tcPr>
            <w:tcW w:w="561" w:type="pct"/>
          </w:tcPr>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Simple, applicable for real-time</w:t>
            </w:r>
          </w:p>
          <w:p w:rsidR="00C9339D" w:rsidRPr="00345511" w:rsidRDefault="00C9339D" w:rsidP="0095132F">
            <w:pPr>
              <w:spacing w:line="240" w:lineRule="auto"/>
              <w:rPr>
                <w:rFonts w:cstheme="minorHAnsi"/>
                <w:kern w:val="2"/>
                <w:sz w:val="20"/>
                <w:szCs w:val="20"/>
                <w:shd w:val="clear" w:color="auto" w:fill="auto"/>
                <w14:ligatures w14:val="standard"/>
              </w:rPr>
            </w:pPr>
            <w:r w:rsidRPr="00345511">
              <w:rPr>
                <w:rFonts w:cstheme="minorHAnsi"/>
                <w:kern w:val="2"/>
                <w:sz w:val="20"/>
                <w:szCs w:val="20"/>
                <w:shd w:val="clear" w:color="auto" w:fill="auto"/>
                <w14:ligatures w14:val="standard"/>
              </w:rPr>
              <w:t>Can be potential variable for silent heart attack detection</w:t>
            </w:r>
          </w:p>
        </w:tc>
      </w:tr>
      <w:tr w:rsidR="0095132F" w:rsidRPr="00C9339D" w:rsidTr="0095132F">
        <w:trPr>
          <w:cnfStyle w:val="010000000000" w:firstRow="0" w:lastRow="1" w:firstColumn="0" w:lastColumn="0" w:oddVBand="0" w:evenVBand="0" w:oddHBand="0" w:evenHBand="0" w:firstRowFirstColumn="0" w:firstRowLastColumn="0" w:lastRowFirstColumn="0" w:lastRowLastColumn="0"/>
        </w:trPr>
        <w:tc>
          <w:tcPr>
            <w:tcW w:w="405" w:type="pct"/>
            <w:tcBorders>
              <w:bottom w:val="single" w:sz="4" w:space="0" w:color="5B9BD5"/>
            </w:tcBorders>
          </w:tcPr>
          <w:p w:rsidR="00C9339D" w:rsidRPr="00C9339D" w:rsidRDefault="00C9339D" w:rsidP="00C9339D">
            <w:pPr>
              <w:spacing w:line="240" w:lineRule="auto"/>
              <w:rPr>
                <w:rFonts w:ascii="Consolas" w:hAnsi="Consolas" w:cs="Consolas"/>
                <w:color w:val="404040"/>
                <w:kern w:val="2"/>
                <w:sz w:val="16"/>
                <w:szCs w:val="16"/>
                <w:shd w:val="clear" w:color="auto" w:fill="auto"/>
                <w14:ligatures w14:val="standard"/>
              </w:rPr>
            </w:pPr>
          </w:p>
        </w:tc>
        <w:tc>
          <w:tcPr>
            <w:tcW w:w="1218" w:type="pct"/>
            <w:tcBorders>
              <w:bottom w:val="single" w:sz="4" w:space="0" w:color="5B9BD5"/>
            </w:tcBorders>
          </w:tcPr>
          <w:p w:rsidR="00C9339D" w:rsidRPr="00C9339D" w:rsidRDefault="00C9339D" w:rsidP="00C9339D">
            <w:pPr>
              <w:spacing w:line="240" w:lineRule="auto"/>
              <w:rPr>
                <w:rFonts w:ascii="Consolas" w:hAnsi="Consolas" w:cs="Consolas"/>
                <w:color w:val="404040"/>
                <w:kern w:val="2"/>
                <w:sz w:val="16"/>
                <w:szCs w:val="16"/>
                <w:shd w:val="clear" w:color="auto" w:fill="auto"/>
                <w14:ligatures w14:val="standard"/>
              </w:rPr>
            </w:pPr>
          </w:p>
        </w:tc>
        <w:tc>
          <w:tcPr>
            <w:tcW w:w="1457" w:type="pct"/>
            <w:tcBorders>
              <w:bottom w:val="single" w:sz="4" w:space="0" w:color="5B9BD5"/>
            </w:tcBorders>
          </w:tcPr>
          <w:p w:rsidR="00C9339D" w:rsidRPr="00C9339D" w:rsidRDefault="00C9339D" w:rsidP="00DE7BBD">
            <w:pPr>
              <w:spacing w:line="240" w:lineRule="auto"/>
              <w:ind w:right="320"/>
              <w:contextualSpacing/>
              <w:jc w:val="left"/>
              <w:rPr>
                <w:rFonts w:ascii="Consolas" w:hAnsi="Consolas" w:cs="Consolas"/>
                <w:color w:val="404040"/>
                <w:kern w:val="2"/>
                <w:sz w:val="16"/>
                <w:szCs w:val="16"/>
                <w:shd w:val="clear" w:color="auto" w:fill="auto"/>
                <w14:ligatures w14:val="standard"/>
              </w:rPr>
            </w:pPr>
          </w:p>
        </w:tc>
        <w:tc>
          <w:tcPr>
            <w:tcW w:w="464" w:type="pct"/>
            <w:tcBorders>
              <w:bottom w:val="single" w:sz="4" w:space="0" w:color="5B9BD5"/>
            </w:tcBorders>
          </w:tcPr>
          <w:p w:rsidR="00C9339D" w:rsidRPr="00C9339D" w:rsidRDefault="00C9339D" w:rsidP="00DE7BBD">
            <w:pPr>
              <w:spacing w:line="240" w:lineRule="auto"/>
              <w:ind w:right="320"/>
              <w:jc w:val="left"/>
              <w:rPr>
                <w:rFonts w:ascii="Consolas" w:hAnsi="Consolas" w:cs="Consolas"/>
                <w:color w:val="404040"/>
                <w:kern w:val="2"/>
                <w:sz w:val="16"/>
                <w:szCs w:val="16"/>
                <w:shd w:val="clear" w:color="auto" w:fill="auto"/>
                <w14:ligatures w14:val="standard"/>
              </w:rPr>
            </w:pPr>
          </w:p>
        </w:tc>
        <w:tc>
          <w:tcPr>
            <w:tcW w:w="895" w:type="pct"/>
            <w:tcBorders>
              <w:bottom w:val="single" w:sz="4" w:space="0" w:color="5B9BD5"/>
            </w:tcBorders>
          </w:tcPr>
          <w:p w:rsidR="00C9339D" w:rsidRPr="00C9339D" w:rsidRDefault="00C9339D" w:rsidP="00C9339D">
            <w:pPr>
              <w:spacing w:line="240" w:lineRule="auto"/>
              <w:rPr>
                <w:rFonts w:ascii="Consolas" w:hAnsi="Consolas" w:cs="Consolas"/>
                <w:color w:val="404040"/>
                <w:kern w:val="2"/>
                <w:sz w:val="16"/>
                <w:szCs w:val="16"/>
                <w:shd w:val="clear" w:color="auto" w:fill="auto"/>
                <w14:ligatures w14:val="standard"/>
              </w:rPr>
            </w:pPr>
          </w:p>
        </w:tc>
        <w:tc>
          <w:tcPr>
            <w:tcW w:w="561" w:type="pct"/>
          </w:tcPr>
          <w:p w:rsidR="00C9339D" w:rsidRPr="00C9339D" w:rsidRDefault="00C9339D" w:rsidP="00C9339D">
            <w:pPr>
              <w:spacing w:line="240" w:lineRule="auto"/>
              <w:rPr>
                <w:rFonts w:ascii="Consolas" w:hAnsi="Consolas" w:cs="Consolas"/>
                <w:color w:val="404040"/>
                <w:kern w:val="2"/>
                <w:sz w:val="16"/>
                <w:szCs w:val="16"/>
                <w:shd w:val="clear" w:color="auto" w:fill="auto"/>
                <w14:ligatures w14:val="standard"/>
              </w:rPr>
            </w:pPr>
          </w:p>
        </w:tc>
      </w:tr>
    </w:tbl>
    <w:p w:rsidR="00DE7BBD" w:rsidRPr="00DE7BBD" w:rsidRDefault="00DE7BBD" w:rsidP="00DE7BBD">
      <w:pPr>
        <w:tabs>
          <w:tab w:val="left" w:pos="4485"/>
        </w:tabs>
        <w:sectPr w:rsidR="00DE7BBD" w:rsidRPr="00DE7BBD" w:rsidSect="005B0323">
          <w:pgSz w:w="15840" w:h="12240" w:orient="landscape"/>
          <w:pgMar w:top="1440" w:right="1440" w:bottom="1037" w:left="1440" w:header="720" w:footer="374" w:gutter="0"/>
          <w:pgNumType w:start="1"/>
          <w:cols w:space="720"/>
          <w:docGrid w:linePitch="360"/>
        </w:sectPr>
      </w:pPr>
    </w:p>
    <w:p w:rsidR="00A77CC6" w:rsidRPr="00A77CC6" w:rsidRDefault="00A77CC6" w:rsidP="00DE7BBD">
      <w:pPr>
        <w:tabs>
          <w:tab w:val="left" w:pos="4485"/>
        </w:tabs>
      </w:pPr>
      <w:bookmarkStart w:id="15" w:name="_GoBack"/>
      <w:bookmarkEnd w:id="15"/>
    </w:p>
    <w:p w:rsidR="00115FE3" w:rsidRPr="00AD5917" w:rsidRDefault="009926A8" w:rsidP="005B0323">
      <w:pPr>
        <w:pStyle w:val="Title"/>
        <w:numPr>
          <w:ilvl w:val="0"/>
          <w:numId w:val="22"/>
        </w:numPr>
        <w:spacing w:line="360" w:lineRule="auto"/>
        <w:ind w:left="720" w:hanging="720"/>
        <w:rPr>
          <w:sz w:val="36"/>
          <w:szCs w:val="36"/>
        </w:rPr>
      </w:pPr>
      <w:r w:rsidRPr="00D40009">
        <w:br w:type="column"/>
      </w:r>
      <w:r w:rsidR="0053118E" w:rsidRPr="00AD5917">
        <w:rPr>
          <w:sz w:val="36"/>
          <w:szCs w:val="36"/>
        </w:rPr>
        <w:lastRenderedPageBreak/>
        <w:t>METHODOLOGY</w:t>
      </w:r>
      <w:bookmarkEnd w:id="14"/>
    </w:p>
    <w:p w:rsidR="00F31481" w:rsidRPr="0053118E" w:rsidRDefault="00F31481" w:rsidP="0064584E">
      <w:pPr>
        <w:jc w:val="both"/>
      </w:pPr>
      <w:r w:rsidRPr="0053118E">
        <w:t>The</w:t>
      </w:r>
      <w:r w:rsidR="00967A0C" w:rsidRPr="0053118E">
        <w:t xml:space="preserve"> research proposes a decoupled analytical method that u</w:t>
      </w:r>
      <w:r w:rsidRPr="0053118E">
        <w:t>tilizes the Mueller matrix and the Stokes parameters to determine the effective LB, LD, CB, CD</w:t>
      </w:r>
      <w:r w:rsidR="00967A0C" w:rsidRPr="0053118E">
        <w:t xml:space="preserve"> properties of an anisotropic optical material.</w:t>
      </w:r>
    </w:p>
    <w:p w:rsidR="002D5E7C" w:rsidRDefault="00D44FAD" w:rsidP="0064584E">
      <w:pPr>
        <w:jc w:val="center"/>
      </w:pPr>
      <w:r w:rsidRPr="0053118E">
        <w:rPr>
          <w:noProof/>
          <w:lang w:eastAsia="en-US"/>
        </w:rPr>
        <w:drawing>
          <wp:inline distT="0" distB="0" distL="0" distR="0" wp14:anchorId="22A41DCD" wp14:editId="0D18013E">
            <wp:extent cx="3740970" cy="14566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b="8495"/>
                    <a:stretch/>
                  </pic:blipFill>
                  <pic:spPr bwMode="auto">
                    <a:xfrm>
                      <a:off x="0" y="0"/>
                      <a:ext cx="3746367" cy="1458762"/>
                    </a:xfrm>
                    <a:prstGeom prst="rect">
                      <a:avLst/>
                    </a:prstGeom>
                    <a:ln>
                      <a:noFill/>
                    </a:ln>
                    <a:extLst>
                      <a:ext uri="{53640926-AAD7-44D8-BBD7-CCE9431645EC}">
                        <a14:shadowObscured xmlns:a14="http://schemas.microsoft.com/office/drawing/2010/main"/>
                      </a:ext>
                    </a:extLst>
                  </pic:spPr>
                </pic:pic>
              </a:graphicData>
            </a:graphic>
          </wp:inline>
        </w:drawing>
      </w:r>
    </w:p>
    <w:p w:rsidR="00D44FAD" w:rsidRPr="0053118E" w:rsidRDefault="002D5E7C" w:rsidP="0064584E">
      <w:pPr>
        <w:pStyle w:val="Caption"/>
        <w:jc w:val="center"/>
      </w:pPr>
      <w:r>
        <w:t xml:space="preserve">Equation </w:t>
      </w:r>
      <w:r w:rsidR="00D50FD3">
        <w:fldChar w:fldCharType="begin"/>
      </w:r>
      <w:r w:rsidR="00363E18">
        <w:instrText xml:space="preserve"> SEQ Equation \* ARABIC </w:instrText>
      </w:r>
      <w:r w:rsidR="00D50FD3">
        <w:fldChar w:fldCharType="separate"/>
      </w:r>
      <w:r w:rsidR="00FB760D">
        <w:rPr>
          <w:noProof/>
        </w:rPr>
        <w:t>1</w:t>
      </w:r>
      <w:r w:rsidR="00D50FD3">
        <w:rPr>
          <w:noProof/>
        </w:rPr>
        <w:fldChar w:fldCharType="end"/>
      </w:r>
    </w:p>
    <w:p w:rsidR="008C01D8" w:rsidRPr="0053118E" w:rsidRDefault="0053118E" w:rsidP="005B0323">
      <w:pPr>
        <w:pStyle w:val="Heading2"/>
        <w:numPr>
          <w:ilvl w:val="1"/>
          <w:numId w:val="22"/>
        </w:numPr>
      </w:pPr>
      <w:bookmarkStart w:id="16" w:name="_Toc421714454"/>
      <w:r>
        <w:t xml:space="preserve">METHODOLOGY </w:t>
      </w:r>
      <w:r w:rsidRPr="0053118E">
        <w:t>SUMMARY</w:t>
      </w:r>
      <w:bookmarkEnd w:id="16"/>
    </w:p>
    <w:p w:rsidR="006134FF" w:rsidRPr="000C67B8" w:rsidRDefault="008C01D8" w:rsidP="000C67B8">
      <w:pPr>
        <w:jc w:val="both"/>
      </w:pPr>
      <w:r w:rsidRPr="0053118E">
        <w:t>In summary, model proposed in this study, the orientation angle of LB (α), retardance (β), optical rotation (γ), orientation angle of LD (θd), linear dichroism (D), value of circular dichroism(R), linear depolarization (e</w:t>
      </w:r>
      <w:r w:rsidRPr="0053118E">
        <w:rPr>
          <w:vertAlign w:val="subscript"/>
        </w:rPr>
        <w:t>1</w:t>
      </w:r>
      <w:r w:rsidRPr="0053118E">
        <w:t>, e</w:t>
      </w:r>
      <w:r w:rsidRPr="0053118E">
        <w:rPr>
          <w:vertAlign w:val="subscript"/>
        </w:rPr>
        <w:t>2</w:t>
      </w:r>
      <w:r w:rsidRPr="0053118E">
        <w:t>) and circular depolarization (e</w:t>
      </w:r>
      <w:r w:rsidRPr="0053118E">
        <w:rPr>
          <w:vertAlign w:val="subscript"/>
        </w:rPr>
        <w:t>3</w:t>
      </w:r>
      <w:r w:rsidRPr="0053118E">
        <w:t xml:space="preserve">) can </w:t>
      </w:r>
      <w:r w:rsidR="002D5E7C">
        <w:t>be extracted using equations (20), (19), (21), (11), (12), (13), (22), (23) and (24</w:t>
      </w:r>
      <w:r w:rsidRPr="0053118E">
        <w:t xml:space="preserve">), respectively. However, for samples with a linear dichroism close to 1 (D </w:t>
      </w:r>
      <m:oMath>
        <m:r>
          <w:rPr>
            <w:rFonts w:ascii="Cambria Math" w:hAnsi="Cambria Math"/>
          </w:rPr>
          <m:t>≈</m:t>
        </m:r>
      </m:oMath>
      <w:r w:rsidRPr="0053118E">
        <w:t>1), the circular depolarization are extracted using equa</w:t>
      </w:r>
      <w:r w:rsidR="002D5E7C">
        <w:t>tion (25</w:t>
      </w:r>
      <w:r w:rsidRPr="0053118E">
        <w:t>).</w:t>
      </w:r>
      <w:r w:rsidR="007215AA" w:rsidRPr="0053118E">
        <w:t xml:space="preserve"> . As a result, the robustness of the extracted results toward experimental measurement errors is reduced and the “coupling” and the “multiple solutions” problems in [103,  104]  are resolved. Importantly, the model provides the means to extract the properties of samples with only LB, CB, LD or CD properties without the need for any form of compensation process. Furthermore, in similar to</w:t>
      </w:r>
      <w:r w:rsidR="002D255E" w:rsidRPr="0053118E">
        <w:t xml:space="preserve"> the models presented in [55, 56</w:t>
      </w:r>
      <w:r w:rsidR="007215AA" w:rsidRPr="0053118E">
        <w:t>], the proposed methodology does not require the principal birefringence axes and dichroism axes to be aligned.</w:t>
      </w:r>
    </w:p>
    <w:p w:rsidR="006914CA" w:rsidRDefault="00077318" w:rsidP="005B0323">
      <w:pPr>
        <w:pStyle w:val="Heading1"/>
        <w:numPr>
          <w:ilvl w:val="0"/>
          <w:numId w:val="22"/>
        </w:numPr>
        <w:rPr>
          <w:u w:val="none"/>
        </w:rPr>
      </w:pPr>
      <w:bookmarkStart w:id="17" w:name="_Toc421714455"/>
      <w:r>
        <w:rPr>
          <w:u w:val="none"/>
        </w:rPr>
        <w:br w:type="column"/>
      </w:r>
      <w:r w:rsidR="0053118E" w:rsidRPr="00D43080">
        <w:rPr>
          <w:u w:val="none"/>
        </w:rPr>
        <w:lastRenderedPageBreak/>
        <w:t>SAMPLE ANALYSIS AND EXPERIMENTAL SETUP</w:t>
      </w:r>
      <w:bookmarkEnd w:id="17"/>
    </w:p>
    <w:p w:rsidR="00AA025B" w:rsidRDefault="00AA025B" w:rsidP="005B0323">
      <w:pPr>
        <w:pStyle w:val="Heading2"/>
        <w:numPr>
          <w:ilvl w:val="1"/>
          <w:numId w:val="22"/>
        </w:numPr>
      </w:pPr>
      <w:bookmarkStart w:id="18" w:name="_Toc421714456"/>
      <w:r>
        <w:t>MATERIAL</w:t>
      </w:r>
      <w:bookmarkEnd w:id="18"/>
    </w:p>
    <w:p w:rsidR="00AA025B" w:rsidRPr="00B853CE" w:rsidRDefault="00AA025B" w:rsidP="00B853CE">
      <w:pPr>
        <w:pStyle w:val="ListParagraph"/>
        <w:numPr>
          <w:ilvl w:val="0"/>
          <w:numId w:val="10"/>
        </w:numPr>
        <w:rPr>
          <w:kern w:val="36"/>
        </w:rPr>
      </w:pPr>
      <w:r w:rsidRPr="00B853CE">
        <w:rPr>
          <w:kern w:val="36"/>
        </w:rPr>
        <w:t xml:space="preserve">JDSU High Performance Helium-Neon Lasers 1100 Series – Model 1125P </w:t>
      </w:r>
    </w:p>
    <w:p w:rsidR="00AA025B" w:rsidRPr="00B853CE" w:rsidRDefault="00AA025B" w:rsidP="00B853CE">
      <w:pPr>
        <w:pStyle w:val="ListParagraph"/>
        <w:numPr>
          <w:ilvl w:val="0"/>
          <w:numId w:val="10"/>
        </w:numPr>
        <w:rPr>
          <w:rStyle w:val="apple-converted-space"/>
          <w:rFonts w:cs="Arial"/>
          <w:color w:val="333333"/>
        </w:rPr>
      </w:pPr>
      <w:r w:rsidRPr="00B853CE">
        <w:rPr>
          <w:rStyle w:val="apple-converted-space"/>
          <w:rFonts w:cs="Arial"/>
          <w:color w:val="333333"/>
        </w:rPr>
        <w:t>Newport </w:t>
      </w:r>
      <w:r w:rsidRPr="00B853CE">
        <w:rPr>
          <w:color w:val="333333"/>
        </w:rPr>
        <w:t>RM25A Polarizer Rotation Mount</w:t>
      </w:r>
      <w:r w:rsidRPr="00B853CE">
        <w:rPr>
          <w:rStyle w:val="apple-converted-space"/>
          <w:rFonts w:cs="Arial"/>
          <w:color w:val="333333"/>
        </w:rPr>
        <w:t> </w:t>
      </w:r>
    </w:p>
    <w:p w:rsidR="00AA025B" w:rsidRPr="00B853CE" w:rsidRDefault="00AA025B" w:rsidP="00B853CE">
      <w:pPr>
        <w:pStyle w:val="ListParagraph"/>
        <w:numPr>
          <w:ilvl w:val="0"/>
          <w:numId w:val="10"/>
        </w:numPr>
        <w:rPr>
          <w:kern w:val="36"/>
        </w:rPr>
      </w:pPr>
      <w:r w:rsidRPr="00B853CE">
        <w:rPr>
          <w:color w:val="333333"/>
        </w:rPr>
        <w:t>Newport M-MT-RS Metric Polarizer Rotation Mount</w:t>
      </w:r>
    </w:p>
    <w:p w:rsidR="00AA025B" w:rsidRPr="00B853CE" w:rsidRDefault="00AA025B" w:rsidP="00B853CE">
      <w:pPr>
        <w:pStyle w:val="ListParagraph"/>
        <w:numPr>
          <w:ilvl w:val="0"/>
          <w:numId w:val="10"/>
        </w:numPr>
        <w:rPr>
          <w:rStyle w:val="apple-converted-space"/>
          <w:rFonts w:cs="Arial"/>
          <w:color w:val="000000"/>
        </w:rPr>
      </w:pPr>
      <w:r w:rsidRPr="00B853CE">
        <w:t>Edmund - Continuously Variable Neutral Density Filters</w:t>
      </w:r>
      <w:r w:rsidRPr="00B853CE">
        <w:rPr>
          <w:rStyle w:val="apple-converted-space"/>
          <w:rFonts w:cs="Arial"/>
          <w:color w:val="000000"/>
        </w:rPr>
        <w:t> </w:t>
      </w:r>
    </w:p>
    <w:p w:rsidR="00AA025B" w:rsidRPr="00AA025B" w:rsidRDefault="00AA025B" w:rsidP="00AA025B">
      <w:pPr>
        <w:pStyle w:val="ListParagraph"/>
        <w:numPr>
          <w:ilvl w:val="0"/>
          <w:numId w:val="10"/>
        </w:numPr>
      </w:pPr>
      <w:r w:rsidRPr="00B853CE">
        <w:t>Thorlabs Instrumentation - Polarization Analyzing System PAX5710</w:t>
      </w:r>
    </w:p>
    <w:p w:rsidR="006914CA" w:rsidRPr="0053118E" w:rsidRDefault="0053118E" w:rsidP="005B0323">
      <w:pPr>
        <w:pStyle w:val="Heading2"/>
        <w:numPr>
          <w:ilvl w:val="1"/>
          <w:numId w:val="22"/>
        </w:numPr>
      </w:pPr>
      <w:bookmarkStart w:id="19" w:name="_Toc421714457"/>
      <w:r w:rsidRPr="0053118E">
        <w:t xml:space="preserve">SAMPLE </w:t>
      </w:r>
      <w:r w:rsidR="00AA025B">
        <w:t>PREPARATION</w:t>
      </w:r>
      <w:bookmarkEnd w:id="19"/>
    </w:p>
    <w:p w:rsidR="00E51361" w:rsidRPr="0053118E" w:rsidRDefault="00E51361" w:rsidP="00E51361">
      <w:pPr>
        <w:jc w:val="both"/>
      </w:pPr>
      <w:r w:rsidRPr="0053118E">
        <w:t>Many biological tissues are optically anisotropic. Anisotropic media exhibit many interesting and important phenomena including birefringence, double refraction, etc. It is known that the birefringence of optically anisotropic materials can be basically divided into linear birefringence and circular birefringence. In addition, there may be exist two additional anisotropic properties including linear and circular dichroism in optical materials. Linear birefringence is caused by the different phase retardation (retardance) of two linearly polarized eigenstates of light passing through the material. It has been known that many crystals exhibit the optical property of linear birefringence. A linear birefringence shows molecular orientation through distribution. On the other hand, the circular birefringence arises from either individual molecules exhibiting chirality such as glucose in solution, or from a chiral structure of the material.</w:t>
      </w:r>
    </w:p>
    <w:p w:rsidR="005972B4" w:rsidRDefault="00E51361" w:rsidP="005972B4">
      <w:pPr>
        <w:jc w:val="both"/>
      </w:pPr>
      <w:r w:rsidRPr="00F479E4">
        <w:t>Effective optical parameters</w:t>
      </w:r>
      <w:r w:rsidR="00D86AFE">
        <w:t xml:space="preserve"> were studied from two</w:t>
      </w:r>
      <w:r>
        <w:t xml:space="preserve"> types of sample: monodisperse aqueous suspens</w:t>
      </w:r>
      <w:r w:rsidR="00D86AFE">
        <w:t>ion of polystyrene microspheres and</w:t>
      </w:r>
      <w:r>
        <w:t xml:space="preserve"> blood plasma</w:t>
      </w:r>
      <w:r w:rsidR="00D86AFE">
        <w:t>.</w:t>
      </w:r>
    </w:p>
    <w:tbl>
      <w:tblPr>
        <w:tblStyle w:val="LightShading-Accent11"/>
        <w:tblW w:w="0" w:type="auto"/>
        <w:jc w:val="center"/>
        <w:tblLook w:val="04A0" w:firstRow="1" w:lastRow="0" w:firstColumn="1" w:lastColumn="0" w:noHBand="0" w:noVBand="1"/>
      </w:tblPr>
      <w:tblGrid>
        <w:gridCol w:w="3105"/>
        <w:gridCol w:w="3285"/>
      </w:tblGrid>
      <w:tr w:rsidR="005972B4" w:rsidTr="005972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5" w:type="dxa"/>
          </w:tcPr>
          <w:p w:rsidR="005972B4" w:rsidRPr="005972B4" w:rsidRDefault="005972B4" w:rsidP="005972B4">
            <w:r w:rsidRPr="005972B4">
              <w:t>Normal</w:t>
            </w:r>
          </w:p>
        </w:tc>
        <w:tc>
          <w:tcPr>
            <w:tcW w:w="3285" w:type="dxa"/>
          </w:tcPr>
          <w:p w:rsidR="005972B4" w:rsidRPr="005972B4" w:rsidRDefault="005972B4" w:rsidP="005972B4">
            <w:pPr>
              <w:cnfStyle w:val="100000000000" w:firstRow="1" w:lastRow="0" w:firstColumn="0" w:lastColumn="0" w:oddVBand="0" w:evenVBand="0" w:oddHBand="0" w:evenHBand="0" w:firstRowFirstColumn="0" w:firstRowLastColumn="0" w:lastRowFirstColumn="0" w:lastRowLastColumn="0"/>
            </w:pPr>
            <w:r w:rsidRPr="005972B4">
              <w:t>Less than 100 mg/dL</w:t>
            </w:r>
          </w:p>
        </w:tc>
      </w:tr>
      <w:tr w:rsidR="005972B4" w:rsidTr="00597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5" w:type="dxa"/>
          </w:tcPr>
          <w:p w:rsidR="005972B4" w:rsidRPr="005972B4" w:rsidRDefault="005972B4" w:rsidP="005972B4">
            <w:r w:rsidRPr="005972B4">
              <w:t>Prediabetes</w:t>
            </w:r>
          </w:p>
        </w:tc>
        <w:tc>
          <w:tcPr>
            <w:tcW w:w="3285" w:type="dxa"/>
          </w:tcPr>
          <w:p w:rsidR="005972B4" w:rsidRPr="005972B4" w:rsidRDefault="005972B4" w:rsidP="005972B4">
            <w:pPr>
              <w:cnfStyle w:val="000000100000" w:firstRow="0" w:lastRow="0" w:firstColumn="0" w:lastColumn="0" w:oddVBand="0" w:evenVBand="0" w:oddHBand="1" w:evenHBand="0" w:firstRowFirstColumn="0" w:firstRowLastColumn="0" w:lastRowFirstColumn="0" w:lastRowLastColumn="0"/>
            </w:pPr>
            <w:r w:rsidRPr="005972B4">
              <w:t>100 mg/dL to 125 mg/dL</w:t>
            </w:r>
          </w:p>
        </w:tc>
      </w:tr>
      <w:tr w:rsidR="005972B4" w:rsidTr="005972B4">
        <w:trPr>
          <w:jc w:val="center"/>
        </w:trPr>
        <w:tc>
          <w:tcPr>
            <w:cnfStyle w:val="001000000000" w:firstRow="0" w:lastRow="0" w:firstColumn="1" w:lastColumn="0" w:oddVBand="0" w:evenVBand="0" w:oddHBand="0" w:evenHBand="0" w:firstRowFirstColumn="0" w:firstRowLastColumn="0" w:lastRowFirstColumn="0" w:lastRowLastColumn="0"/>
            <w:tcW w:w="3105" w:type="dxa"/>
          </w:tcPr>
          <w:p w:rsidR="005972B4" w:rsidRPr="005972B4" w:rsidRDefault="005972B4" w:rsidP="005972B4">
            <w:r w:rsidRPr="005972B4">
              <w:t>Diabetes</w:t>
            </w:r>
          </w:p>
        </w:tc>
        <w:tc>
          <w:tcPr>
            <w:tcW w:w="3285" w:type="dxa"/>
          </w:tcPr>
          <w:p w:rsidR="005972B4" w:rsidRPr="005972B4" w:rsidRDefault="005972B4" w:rsidP="005972B4">
            <w:pPr>
              <w:cnfStyle w:val="000000000000" w:firstRow="0" w:lastRow="0" w:firstColumn="0" w:lastColumn="0" w:oddVBand="0" w:evenVBand="0" w:oddHBand="0" w:evenHBand="0" w:firstRowFirstColumn="0" w:firstRowLastColumn="0" w:lastRowFirstColumn="0" w:lastRowLastColumn="0"/>
            </w:pPr>
            <w:r w:rsidRPr="005972B4">
              <w:t>126 mg/dL or higher</w:t>
            </w:r>
          </w:p>
        </w:tc>
      </w:tr>
    </w:tbl>
    <w:p w:rsidR="005972B4" w:rsidRPr="005972B4" w:rsidRDefault="005972B4" w:rsidP="005972B4">
      <w:pPr>
        <w:pStyle w:val="Caption"/>
        <w:jc w:val="center"/>
      </w:pPr>
      <w:r>
        <w:t xml:space="preserve">Table 2: </w:t>
      </w:r>
      <w:r w:rsidR="006B064F">
        <w:t>Diagnos</w:t>
      </w:r>
      <w:r w:rsidR="00A457E1">
        <w:t>tic</w:t>
      </w:r>
      <w:r w:rsidR="006B064F">
        <w:t xml:space="preserve"> result from fasting plasma glucose</w:t>
      </w:r>
      <w:r w:rsidR="00A457E1">
        <w:t xml:space="preserve"> (FPG)</w:t>
      </w:r>
    </w:p>
    <w:p w:rsidR="00E51361" w:rsidRDefault="00E51361" w:rsidP="005B0323">
      <w:pPr>
        <w:pStyle w:val="Heading3"/>
        <w:numPr>
          <w:ilvl w:val="2"/>
          <w:numId w:val="22"/>
        </w:numPr>
      </w:pPr>
      <w:bookmarkStart w:id="20" w:name="_Toc421714458"/>
      <w:r>
        <w:lastRenderedPageBreak/>
        <w:t>Suspension of microspheres</w:t>
      </w:r>
      <w:bookmarkEnd w:id="20"/>
    </w:p>
    <w:p w:rsidR="00E51361" w:rsidRDefault="00E51361" w:rsidP="005972B4">
      <w:pPr>
        <w:jc w:val="both"/>
      </w:pPr>
      <w:r w:rsidRPr="006C2BC0">
        <w:t xml:space="preserve">Effective optical parameters of </w:t>
      </w:r>
      <w:r>
        <w:t>tissue phantom were</w:t>
      </w:r>
      <w:r w:rsidRPr="006C2BC0">
        <w:t xml:space="preserve"> studied using</w:t>
      </w:r>
      <w:r>
        <w:t xml:space="preserve"> monodisperse aqueous suspension of polystyrene microspheres (Thermo Scientific, n=1.59@589nm ). The mean diameters of microspheres used were 1.3 </w:t>
      </w:r>
      <w:r>
        <w:rPr>
          <w:rFonts w:ascii="Calibri" w:hAnsi="Calibri"/>
        </w:rPr>
        <w:t>μ</w:t>
      </w:r>
      <w:r>
        <w:t xml:space="preserve">m with the concentration ranging from 0.1 to 10%. </w:t>
      </w:r>
      <w:r w:rsidRPr="0053118E">
        <w:rPr>
          <w:rFonts w:cs="Myriad-Roman"/>
        </w:rPr>
        <w:t xml:space="preserve">The mean diameters of the product have been calibrated with Duke Scientific’s NIST traceable microscopy methods, which provide third party traceability of calibration procedures through unbroken chain of measurements with specified uncertainties. </w:t>
      </w:r>
      <w:r>
        <w:t>D-Glucose powder was used to prepare several solution with different concentration.</w:t>
      </w:r>
      <w:r w:rsidRPr="0031087F">
        <w:t xml:space="preserve"> </w:t>
      </w:r>
      <w:r>
        <w:t xml:space="preserve">Microsphere suspension was mixed with glucose solution to get tissue phantom of normal people and diabetes patients. The samples used for the experiment have concentration of glucose ranging from 4.2 mmol/L (75.6 mg/dL)  to 14 mmol/L (252 mg/dL). The preparation of sample based on the table and formula below. The samples was </w:t>
      </w:r>
      <w:r w:rsidRPr="00C5640A">
        <w:t>preserve</w:t>
      </w:r>
      <w:r>
        <w:t xml:space="preserve">d at </w:t>
      </w:r>
      <w:r w:rsidRPr="00C5640A">
        <w:t>room temperature and kept in a quartz cuvette with path length of</w:t>
      </w:r>
      <w:r w:rsidR="005972B4">
        <w:t xml:space="preserve"> 5mm </w:t>
      </w:r>
      <w:r w:rsidRPr="00C5640A">
        <w:t>during the experiment.</w:t>
      </w:r>
      <w:r>
        <w:t xml:space="preserve"> The samples are expected to give a propagation between glucose concentration and CB parameters (optical parameters).</w:t>
      </w:r>
    </w:p>
    <w:tbl>
      <w:tblPr>
        <w:tblStyle w:val="TableGrid"/>
        <w:tblW w:w="0" w:type="auto"/>
        <w:tblLook w:val="04A0" w:firstRow="1" w:lastRow="0" w:firstColumn="1" w:lastColumn="0" w:noHBand="0" w:noVBand="1"/>
      </w:tblPr>
      <w:tblGrid>
        <w:gridCol w:w="1368"/>
        <w:gridCol w:w="1075"/>
        <w:gridCol w:w="1175"/>
        <w:gridCol w:w="1260"/>
        <w:gridCol w:w="1260"/>
        <w:gridCol w:w="450"/>
        <w:gridCol w:w="720"/>
        <w:gridCol w:w="1260"/>
        <w:gridCol w:w="1170"/>
      </w:tblGrid>
      <w:tr w:rsidR="00E51361" w:rsidTr="005972B4">
        <w:tc>
          <w:tcPr>
            <w:tcW w:w="1368" w:type="dxa"/>
          </w:tcPr>
          <w:p w:rsidR="00E51361" w:rsidRPr="00A834ED" w:rsidRDefault="00E51361" w:rsidP="005972B4">
            <w:pPr>
              <w:jc w:val="center"/>
              <w:rPr>
                <w:b/>
              </w:rPr>
            </w:pPr>
            <w:r w:rsidRPr="00A834ED">
              <w:rPr>
                <w:b/>
              </w:rPr>
              <w:t>Result</w:t>
            </w:r>
          </w:p>
        </w:tc>
        <w:tc>
          <w:tcPr>
            <w:tcW w:w="2250" w:type="dxa"/>
            <w:gridSpan w:val="2"/>
          </w:tcPr>
          <w:p w:rsidR="00E51361" w:rsidRPr="0031087F" w:rsidRDefault="00E51361" w:rsidP="005972B4">
            <w:pPr>
              <w:jc w:val="center"/>
              <w:rPr>
                <w:b/>
              </w:rPr>
            </w:pPr>
            <w:r w:rsidRPr="0031087F">
              <w:rPr>
                <w:b/>
              </w:rPr>
              <w:t>Normal</w:t>
            </w:r>
          </w:p>
        </w:tc>
        <w:tc>
          <w:tcPr>
            <w:tcW w:w="2970" w:type="dxa"/>
            <w:gridSpan w:val="3"/>
          </w:tcPr>
          <w:p w:rsidR="00E51361" w:rsidRPr="0031087F" w:rsidRDefault="00E51361" w:rsidP="005972B4">
            <w:pPr>
              <w:jc w:val="center"/>
              <w:rPr>
                <w:b/>
              </w:rPr>
            </w:pPr>
            <w:r w:rsidRPr="0031087F">
              <w:rPr>
                <w:b/>
              </w:rPr>
              <w:t>Pre-Diabetes</w:t>
            </w:r>
          </w:p>
        </w:tc>
        <w:tc>
          <w:tcPr>
            <w:tcW w:w="3150" w:type="dxa"/>
            <w:gridSpan w:val="3"/>
          </w:tcPr>
          <w:p w:rsidR="00E51361" w:rsidRPr="0031087F" w:rsidRDefault="00E51361" w:rsidP="005972B4">
            <w:pPr>
              <w:jc w:val="center"/>
              <w:rPr>
                <w:b/>
              </w:rPr>
            </w:pPr>
            <w:r w:rsidRPr="0031087F">
              <w:rPr>
                <w:b/>
              </w:rPr>
              <w:t>Diabetes</w:t>
            </w:r>
          </w:p>
        </w:tc>
      </w:tr>
      <w:tr w:rsidR="00E51361" w:rsidTr="005972B4">
        <w:tc>
          <w:tcPr>
            <w:tcW w:w="1368" w:type="dxa"/>
          </w:tcPr>
          <w:p w:rsidR="00E51361" w:rsidRPr="00A834ED" w:rsidRDefault="00E51361" w:rsidP="005972B4">
            <w:pPr>
              <w:jc w:val="center"/>
              <w:rPr>
                <w:b/>
              </w:rPr>
            </w:pPr>
            <w:r w:rsidRPr="00A834ED">
              <w:rPr>
                <w:b/>
              </w:rPr>
              <w:t>mg/dL</w:t>
            </w:r>
          </w:p>
        </w:tc>
        <w:tc>
          <w:tcPr>
            <w:tcW w:w="1075" w:type="dxa"/>
          </w:tcPr>
          <w:p w:rsidR="00E51361" w:rsidRDefault="00E51361" w:rsidP="005972B4">
            <w:pPr>
              <w:jc w:val="center"/>
            </w:pPr>
            <w:r>
              <w:t>75.6</w:t>
            </w:r>
          </w:p>
        </w:tc>
        <w:tc>
          <w:tcPr>
            <w:tcW w:w="1175" w:type="dxa"/>
          </w:tcPr>
          <w:p w:rsidR="00E51361" w:rsidRDefault="00E51361" w:rsidP="005972B4">
            <w:pPr>
              <w:jc w:val="center"/>
            </w:pPr>
            <w:r>
              <w:t>88.2</w:t>
            </w:r>
          </w:p>
        </w:tc>
        <w:tc>
          <w:tcPr>
            <w:tcW w:w="1260" w:type="dxa"/>
          </w:tcPr>
          <w:p w:rsidR="00E51361" w:rsidRDefault="00E51361" w:rsidP="005972B4">
            <w:pPr>
              <w:jc w:val="center"/>
            </w:pPr>
            <w:r>
              <w:t>100.8</w:t>
            </w:r>
          </w:p>
        </w:tc>
        <w:tc>
          <w:tcPr>
            <w:tcW w:w="1260" w:type="dxa"/>
          </w:tcPr>
          <w:p w:rsidR="00E51361" w:rsidRDefault="00E51361" w:rsidP="005972B4">
            <w:pPr>
              <w:jc w:val="center"/>
            </w:pPr>
            <w:r>
              <w:t>113.4</w:t>
            </w:r>
          </w:p>
        </w:tc>
        <w:tc>
          <w:tcPr>
            <w:tcW w:w="1170" w:type="dxa"/>
            <w:gridSpan w:val="2"/>
          </w:tcPr>
          <w:p w:rsidR="00E51361" w:rsidRDefault="00E51361" w:rsidP="005972B4">
            <w:pPr>
              <w:jc w:val="center"/>
            </w:pPr>
            <w:r>
              <w:t>126</w:t>
            </w:r>
          </w:p>
        </w:tc>
        <w:tc>
          <w:tcPr>
            <w:tcW w:w="1260" w:type="dxa"/>
          </w:tcPr>
          <w:p w:rsidR="00E51361" w:rsidRDefault="00E51361" w:rsidP="005972B4">
            <w:pPr>
              <w:jc w:val="center"/>
            </w:pPr>
            <w:r>
              <w:t>189</w:t>
            </w:r>
          </w:p>
        </w:tc>
        <w:tc>
          <w:tcPr>
            <w:tcW w:w="1170" w:type="dxa"/>
          </w:tcPr>
          <w:p w:rsidR="00E51361" w:rsidRDefault="00E51361" w:rsidP="005972B4">
            <w:pPr>
              <w:jc w:val="center"/>
            </w:pPr>
            <w:r>
              <w:t>252</w:t>
            </w:r>
          </w:p>
        </w:tc>
      </w:tr>
      <w:tr w:rsidR="00E51361" w:rsidTr="005972B4">
        <w:tc>
          <w:tcPr>
            <w:tcW w:w="1368" w:type="dxa"/>
          </w:tcPr>
          <w:p w:rsidR="00E51361" w:rsidRPr="00A834ED" w:rsidRDefault="00E51361" w:rsidP="005972B4">
            <w:pPr>
              <w:jc w:val="center"/>
              <w:rPr>
                <w:b/>
              </w:rPr>
            </w:pPr>
            <w:r w:rsidRPr="00A834ED">
              <w:rPr>
                <w:b/>
              </w:rPr>
              <w:t>mmol/L</w:t>
            </w:r>
          </w:p>
        </w:tc>
        <w:tc>
          <w:tcPr>
            <w:tcW w:w="1075" w:type="dxa"/>
          </w:tcPr>
          <w:p w:rsidR="00E51361" w:rsidRDefault="00E51361" w:rsidP="005972B4">
            <w:pPr>
              <w:jc w:val="center"/>
            </w:pPr>
            <w:r>
              <w:t>4.2</w:t>
            </w:r>
          </w:p>
        </w:tc>
        <w:tc>
          <w:tcPr>
            <w:tcW w:w="1175" w:type="dxa"/>
          </w:tcPr>
          <w:p w:rsidR="00E51361" w:rsidRDefault="00E51361" w:rsidP="005972B4">
            <w:pPr>
              <w:jc w:val="center"/>
            </w:pPr>
            <w:r>
              <w:t>4.9</w:t>
            </w:r>
          </w:p>
        </w:tc>
        <w:tc>
          <w:tcPr>
            <w:tcW w:w="1260" w:type="dxa"/>
          </w:tcPr>
          <w:p w:rsidR="00E51361" w:rsidRDefault="00E51361" w:rsidP="005972B4">
            <w:pPr>
              <w:jc w:val="center"/>
            </w:pPr>
            <w:r>
              <w:t>5.6</w:t>
            </w:r>
          </w:p>
        </w:tc>
        <w:tc>
          <w:tcPr>
            <w:tcW w:w="1260" w:type="dxa"/>
          </w:tcPr>
          <w:p w:rsidR="00E51361" w:rsidRDefault="00E51361" w:rsidP="005972B4">
            <w:pPr>
              <w:jc w:val="center"/>
            </w:pPr>
            <w:r>
              <w:t>6.3</w:t>
            </w:r>
          </w:p>
        </w:tc>
        <w:tc>
          <w:tcPr>
            <w:tcW w:w="1170" w:type="dxa"/>
            <w:gridSpan w:val="2"/>
          </w:tcPr>
          <w:p w:rsidR="00E51361" w:rsidRDefault="00E51361" w:rsidP="005972B4">
            <w:pPr>
              <w:jc w:val="center"/>
            </w:pPr>
            <w:r>
              <w:t>7</w:t>
            </w:r>
          </w:p>
        </w:tc>
        <w:tc>
          <w:tcPr>
            <w:tcW w:w="1260" w:type="dxa"/>
          </w:tcPr>
          <w:p w:rsidR="00E51361" w:rsidRDefault="00E51361" w:rsidP="005972B4">
            <w:pPr>
              <w:jc w:val="center"/>
            </w:pPr>
            <w:r>
              <w:t>10.5</w:t>
            </w:r>
          </w:p>
        </w:tc>
        <w:tc>
          <w:tcPr>
            <w:tcW w:w="1170" w:type="dxa"/>
          </w:tcPr>
          <w:p w:rsidR="00E51361" w:rsidRDefault="00E51361" w:rsidP="005972B4">
            <w:pPr>
              <w:jc w:val="center"/>
            </w:pPr>
            <w:r>
              <w:t>14</w:t>
            </w:r>
          </w:p>
        </w:tc>
      </w:tr>
    </w:tbl>
    <w:p w:rsidR="005972B4" w:rsidRDefault="005972B4" w:rsidP="005972B4">
      <w:pPr>
        <w:pStyle w:val="Caption"/>
        <w:jc w:val="center"/>
      </w:pPr>
      <w:r>
        <w:t>Table 3: Concentration of samples used in experiment</w:t>
      </w:r>
    </w:p>
    <w:p w:rsidR="00E51361" w:rsidRDefault="00E51361" w:rsidP="00E51361">
      <w:pPr>
        <w:jc w:val="center"/>
      </w:pPr>
      <m:oMathPara>
        <m:oMath>
          <m:r>
            <w:rPr>
              <w:rFonts w:ascii="Cambria Math" w:hAnsi="Cambria Math"/>
            </w:rPr>
            <m:t>Concentration=</m:t>
          </m:r>
          <m:f>
            <m:fPr>
              <m:ctrlPr>
                <w:rPr>
                  <w:rFonts w:ascii="Cambria Math" w:hAnsi="Cambria Math"/>
                  <w:i/>
                </w:rPr>
              </m:ctrlPr>
            </m:fPr>
            <m:num>
              <m:r>
                <w:rPr>
                  <w:rFonts w:ascii="Cambria Math" w:hAnsi="Cambria Math"/>
                </w:rPr>
                <m:t>Mass</m:t>
              </m:r>
            </m:num>
            <m:den>
              <m:r>
                <w:rPr>
                  <w:rFonts w:ascii="Cambria Math" w:hAnsi="Cambria Math"/>
                </w:rPr>
                <m:t>Volume</m:t>
              </m:r>
            </m:den>
          </m:f>
          <m:r>
            <w:rPr>
              <w:rFonts w:ascii="Cambria Math" w:hAnsi="Cambria Math"/>
            </w:rPr>
            <m:t xml:space="preserve">or </m:t>
          </m:r>
          <m:f>
            <m:fPr>
              <m:ctrlPr>
                <w:rPr>
                  <w:rFonts w:ascii="Cambria Math" w:hAnsi="Cambria Math"/>
                  <w:i/>
                </w:rPr>
              </m:ctrlPr>
            </m:fPr>
            <m:num>
              <m:r>
                <w:rPr>
                  <w:rFonts w:ascii="Cambria Math" w:hAnsi="Cambria Math"/>
                </w:rPr>
                <m:t>No.of moles</m:t>
              </m:r>
            </m:num>
            <m:den>
              <m:r>
                <w:rPr>
                  <w:rFonts w:ascii="Cambria Math" w:hAnsi="Cambria Math"/>
                </w:rPr>
                <m:t>Volume</m:t>
              </m:r>
            </m:den>
          </m:f>
        </m:oMath>
      </m:oMathPara>
    </w:p>
    <w:p w:rsidR="005972B4" w:rsidRDefault="005972B4" w:rsidP="005972B4">
      <w:pPr>
        <w:pStyle w:val="Caption"/>
        <w:jc w:val="center"/>
      </w:pPr>
      <w:r>
        <w:t>Equation 26</w:t>
      </w:r>
    </w:p>
    <w:p w:rsidR="00E51361" w:rsidRDefault="00F64354" w:rsidP="00A457E1">
      <w:pPr>
        <w:jc w:val="center"/>
      </w:pPr>
      <w:r>
        <w:rPr>
          <w:noProof/>
          <w:lang w:eastAsia="en-US"/>
        </w:rPr>
        <w:lastRenderedPageBreak/>
        <mc:AlternateContent>
          <mc:Choice Requires="wps">
            <w:drawing>
              <wp:inline distT="0" distB="0" distL="0" distR="0" wp14:anchorId="5AC6DCF7" wp14:editId="1A17C4C7">
                <wp:extent cx="5519420" cy="3147060"/>
                <wp:effectExtent l="9525" t="8255" r="5080" b="698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420" cy="3147060"/>
                        </a:xfrm>
                        <a:prstGeom prst="rect">
                          <a:avLst/>
                        </a:prstGeom>
                        <a:solidFill>
                          <a:srgbClr val="FFFFFF"/>
                        </a:solidFill>
                        <a:ln w="9525">
                          <a:solidFill>
                            <a:srgbClr val="000000"/>
                          </a:solidFill>
                          <a:miter lim="800000"/>
                          <a:headEnd/>
                          <a:tailEnd/>
                        </a:ln>
                      </wps:spPr>
                      <wps:txbx>
                        <w:txbxContent>
                          <w:p w:rsidR="00C9339D" w:rsidRDefault="00C9339D" w:rsidP="00E51361">
                            <w:pPr>
                              <w:spacing w:line="240" w:lineRule="auto"/>
                            </w:pPr>
                            <w:r>
                              <w:t xml:space="preserve">Before experiment, 10 mL of each of samples with different concentration was prepared. 100.8 mg of D-Glucose powder was dissolved in 40 mL of solvent(*) to get 14 mmol/L solution. Other concentrations were received by diluting the first solution. </w:t>
                            </w:r>
                          </w:p>
                          <w:p w:rsidR="00C9339D" w:rsidRDefault="00C9339D" w:rsidP="00E51361">
                            <w:pPr>
                              <w:spacing w:line="240" w:lineRule="auto"/>
                            </w:pPr>
                            <w:r>
                              <w:t xml:space="preserve"> 100.8 mg D-Glucose + 40mL solvent </w:t>
                            </w:r>
                            <w:r>
                              <w:sym w:font="Wingdings" w:char="F0E0"/>
                            </w:r>
                            <w:r>
                              <w:t xml:space="preserve"> 40mL of 14mmol/L sample (A)</w:t>
                            </w:r>
                          </w:p>
                          <w:p w:rsidR="00C9339D" w:rsidRDefault="00C9339D" w:rsidP="00E51361">
                            <w:pPr>
                              <w:spacing w:line="240" w:lineRule="auto"/>
                            </w:pPr>
                            <w:r>
                              <w:t xml:space="preserve">7.5 mL (A) + 2.5 mL solvent </w:t>
                            </w:r>
                            <w:r>
                              <w:sym w:font="Wingdings" w:char="F0E0"/>
                            </w:r>
                            <w:r>
                              <w:t xml:space="preserve"> 10 mL of 10.5 mmol/L sample</w:t>
                            </w:r>
                          </w:p>
                          <w:p w:rsidR="00C9339D" w:rsidRDefault="00C9339D" w:rsidP="00E51361">
                            <w:pPr>
                              <w:spacing w:line="240" w:lineRule="auto"/>
                            </w:pPr>
                            <w:r>
                              <w:t xml:space="preserve">20 mL (A) + 20 mL solvent </w:t>
                            </w:r>
                            <w:r>
                              <w:sym w:font="Wingdings" w:char="F0E0"/>
                            </w:r>
                            <w:r>
                              <w:t xml:space="preserve"> 40 mL of 7 mmol/L sample (B)</w:t>
                            </w:r>
                          </w:p>
                          <w:p w:rsidR="00C9339D" w:rsidRDefault="00C9339D" w:rsidP="00E51361">
                            <w:pPr>
                              <w:spacing w:line="240" w:lineRule="auto"/>
                            </w:pPr>
                            <w:r>
                              <w:t xml:space="preserve">9 mL (B) + 1 mL solvent </w:t>
                            </w:r>
                            <w:r>
                              <w:sym w:font="Wingdings" w:char="F0E0"/>
                            </w:r>
                            <w:r>
                              <w:t xml:space="preserve"> 10 mL of 6.3 mmol/L sample</w:t>
                            </w:r>
                          </w:p>
                          <w:p w:rsidR="00C9339D" w:rsidRDefault="00C9339D" w:rsidP="00E51361">
                            <w:pPr>
                              <w:spacing w:line="240" w:lineRule="auto"/>
                            </w:pPr>
                            <w:r>
                              <w:t xml:space="preserve">8 mL (B) + 2 mL solvent </w:t>
                            </w:r>
                            <w:r>
                              <w:sym w:font="Wingdings" w:char="F0E0"/>
                            </w:r>
                            <w:r>
                              <w:t xml:space="preserve"> 10 mL of 5.6 mmol/L sample</w:t>
                            </w:r>
                          </w:p>
                          <w:p w:rsidR="00C9339D" w:rsidRDefault="00C9339D" w:rsidP="00E51361">
                            <w:pPr>
                              <w:spacing w:line="240" w:lineRule="auto"/>
                            </w:pPr>
                            <w:r>
                              <w:t xml:space="preserve">7 mL (B) + 3 mL solvent </w:t>
                            </w:r>
                            <w:r>
                              <w:sym w:font="Wingdings" w:char="F0E0"/>
                            </w:r>
                            <w:r>
                              <w:t xml:space="preserve"> 10 mL of 4.9 mmol/L sample</w:t>
                            </w:r>
                          </w:p>
                          <w:p w:rsidR="00C9339D" w:rsidRDefault="00C9339D" w:rsidP="00E51361">
                            <w:pPr>
                              <w:spacing w:line="240" w:lineRule="auto"/>
                            </w:pPr>
                            <w:r>
                              <w:t xml:space="preserve">6 mL (B) + 4 mL solvent </w:t>
                            </w:r>
                            <w:r>
                              <w:sym w:font="Wingdings" w:char="F0E0"/>
                            </w:r>
                            <w:r>
                              <w:t xml:space="preserve"> 10 mL of 4.2 mmol/L sample</w:t>
                            </w:r>
                          </w:p>
                          <w:p w:rsidR="00C9339D" w:rsidRDefault="00C9339D" w:rsidP="00E51361">
                            <w:pPr>
                              <w:spacing w:line="240" w:lineRule="auto"/>
                            </w:pPr>
                            <w:r>
                              <w:t>(*) In this experiment, solvent could be aqueous suspension of polystyrene microspheres or blood plasma.</w:t>
                            </w:r>
                          </w:p>
                          <w:p w:rsidR="00C9339D" w:rsidRDefault="00C9339D" w:rsidP="00E51361"/>
                        </w:txbxContent>
                      </wps:txbx>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shapetype w14:anchorId="5AC6DCF7" id="_x0000_t202" coordsize="21600,21600" o:spt="202" path="m,l,21600r21600,l21600,xe">
                <v:stroke joinstyle="miter"/>
                <v:path gradientshapeok="t" o:connecttype="rect"/>
              </v:shapetype>
              <v:shape id="Text Box 2" o:spid="_x0000_s1026" type="#_x0000_t202" style="width:434.6pt;height:24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">
                <v:textbox>
                  <w:txbxContent>
                    <w:p w:rsidR="00C9339D" w:rsidRDefault="00C9339D" w:rsidP="00E51361">
                      <w:pPr>
                        <w:spacing w:line="240" w:lineRule="auto"/>
                      </w:pPr>
                      <w:r>
                        <w:t xml:space="preserve">Before experiment, 10 mL of each of samples with different concentration was prepared. 100.8 mg of D-Glucose powder was dissolved in 40 mL of solvent(*) to get 14 mmol/L solution. Other concentrations were received by diluting the first solution. </w:t>
                      </w:r>
                    </w:p>
                    <w:p w:rsidR="00C9339D" w:rsidRDefault="00C9339D" w:rsidP="00E51361">
                      <w:pPr>
                        <w:spacing w:line="240" w:lineRule="auto"/>
                      </w:pPr>
                      <w:r>
                        <w:t xml:space="preserve"> 100.8 mg D-Glucose + 40mL solvent </w:t>
                      </w:r>
                      <w:r>
                        <w:sym w:font="Wingdings" w:char="F0E0"/>
                      </w:r>
                      <w:r>
                        <w:t xml:space="preserve"> 40mL of 14mmol/L sample (A)</w:t>
                      </w:r>
                    </w:p>
                    <w:p w:rsidR="00C9339D" w:rsidRDefault="00C9339D" w:rsidP="00E51361">
                      <w:pPr>
                        <w:spacing w:line="240" w:lineRule="auto"/>
                      </w:pPr>
                      <w:r>
                        <w:t xml:space="preserve">7.5 mL (A) + 2.5 mL solvent </w:t>
                      </w:r>
                      <w:r>
                        <w:sym w:font="Wingdings" w:char="F0E0"/>
                      </w:r>
                      <w:r>
                        <w:t xml:space="preserve"> 10 mL of 10.5 mmol/L sample</w:t>
                      </w:r>
                    </w:p>
                    <w:p w:rsidR="00C9339D" w:rsidRDefault="00C9339D" w:rsidP="00E51361">
                      <w:pPr>
                        <w:spacing w:line="240" w:lineRule="auto"/>
                      </w:pPr>
                      <w:r>
                        <w:t xml:space="preserve">20 mL (A) + 20 mL solvent </w:t>
                      </w:r>
                      <w:r>
                        <w:sym w:font="Wingdings" w:char="F0E0"/>
                      </w:r>
                      <w:r>
                        <w:t xml:space="preserve"> 40 mL of 7 mmol/L sample (B)</w:t>
                      </w:r>
                    </w:p>
                    <w:p w:rsidR="00C9339D" w:rsidRDefault="00C9339D" w:rsidP="00E51361">
                      <w:pPr>
                        <w:spacing w:line="240" w:lineRule="auto"/>
                      </w:pPr>
                      <w:r>
                        <w:t xml:space="preserve">9 mL (B) + 1 mL solvent </w:t>
                      </w:r>
                      <w:r>
                        <w:sym w:font="Wingdings" w:char="F0E0"/>
                      </w:r>
                      <w:r>
                        <w:t xml:space="preserve"> 10 mL of 6.3 mmol/L sample</w:t>
                      </w:r>
                    </w:p>
                    <w:p w:rsidR="00C9339D" w:rsidRDefault="00C9339D" w:rsidP="00E51361">
                      <w:pPr>
                        <w:spacing w:line="240" w:lineRule="auto"/>
                      </w:pPr>
                      <w:r>
                        <w:t xml:space="preserve">8 mL (B) + 2 mL solvent </w:t>
                      </w:r>
                      <w:r>
                        <w:sym w:font="Wingdings" w:char="F0E0"/>
                      </w:r>
                      <w:r>
                        <w:t xml:space="preserve"> 10 mL of 5.6 mmol/L sample</w:t>
                      </w:r>
                    </w:p>
                    <w:p w:rsidR="00C9339D" w:rsidRDefault="00C9339D" w:rsidP="00E51361">
                      <w:pPr>
                        <w:spacing w:line="240" w:lineRule="auto"/>
                      </w:pPr>
                      <w:r>
                        <w:t xml:space="preserve">7 mL (B) + 3 mL solvent </w:t>
                      </w:r>
                      <w:r>
                        <w:sym w:font="Wingdings" w:char="F0E0"/>
                      </w:r>
                      <w:r>
                        <w:t xml:space="preserve"> 10 mL of 4.9 mmol/L sample</w:t>
                      </w:r>
                    </w:p>
                    <w:p w:rsidR="00C9339D" w:rsidRDefault="00C9339D" w:rsidP="00E51361">
                      <w:pPr>
                        <w:spacing w:line="240" w:lineRule="auto"/>
                      </w:pPr>
                      <w:r>
                        <w:t xml:space="preserve">6 mL (B) + 4 mL solvent </w:t>
                      </w:r>
                      <w:r>
                        <w:sym w:font="Wingdings" w:char="F0E0"/>
                      </w:r>
                      <w:r>
                        <w:t xml:space="preserve"> 10 mL of 4.2 mmol/L sample</w:t>
                      </w:r>
                    </w:p>
                    <w:p w:rsidR="00C9339D" w:rsidRDefault="00C9339D" w:rsidP="00E51361">
                      <w:pPr>
                        <w:spacing w:line="240" w:lineRule="auto"/>
                      </w:pPr>
                      <w:r>
                        <w:t>(*) In this experiment, solvent could be aqueous suspension of polystyrene microspheres or blood plasma.</w:t>
                      </w:r>
                    </w:p>
                    <w:p w:rsidR="00C9339D" w:rsidRDefault="00C9339D" w:rsidP="00E51361"/>
                  </w:txbxContent>
                </v:textbox>
                <w10:anchorlock/>
              </v:shape>
            </w:pict>
          </mc:Fallback>
        </mc:AlternateContent>
      </w:r>
    </w:p>
    <w:p w:rsidR="00A457E1" w:rsidRDefault="00A457E1" w:rsidP="00A457E1">
      <w:pPr>
        <w:pStyle w:val="Caption"/>
        <w:jc w:val="center"/>
      </w:pPr>
      <w:r>
        <w:t>Table 4: Diluting sample inlustration</w:t>
      </w:r>
    </w:p>
    <w:p w:rsidR="00E51361" w:rsidRDefault="00E51361" w:rsidP="005B0323">
      <w:pPr>
        <w:pStyle w:val="Heading3"/>
        <w:numPr>
          <w:ilvl w:val="2"/>
          <w:numId w:val="22"/>
        </w:numPr>
      </w:pPr>
      <w:bookmarkStart w:id="21" w:name="_Toc421714459"/>
      <w:r>
        <w:t>Blood Plasma</w:t>
      </w:r>
      <w:bookmarkEnd w:id="21"/>
    </w:p>
    <w:p w:rsidR="00E51361" w:rsidRDefault="00E51361" w:rsidP="00E51361">
      <w:pPr>
        <w:jc w:val="both"/>
      </w:pPr>
      <w:r w:rsidRPr="00F479E4">
        <w:t>Effective optical parameters of biologic turbid medium was studied using human blood. Blood was taken freshly from</w:t>
      </w:r>
      <w:r>
        <w:t xml:space="preserve"> Thong Nhat Hospital after going through fractionation to separate into different blood products including red blood cells, white blood cells and plasma.</w:t>
      </w:r>
      <w:r w:rsidRPr="00AB7FAA">
        <w:t xml:space="preserve"> </w:t>
      </w:r>
      <w:r w:rsidRPr="004335F2">
        <w:t>Collection of blood specimens are carried out by trained phlebotomists to avoid causing study participants discomfort or compromising the quality or quantity of the sample. The study participants are received clear oral and written instructions, with information, for example, about fasting and avoidance of medications as necessary for the planned analyses. For blood collection, standard protocols recommended by Vietnamese Ministry of Health is applied</w:t>
      </w:r>
      <w:r w:rsidR="00D86AFE">
        <w:t>.</w:t>
      </w:r>
      <w:r>
        <w:t xml:space="preserve"> In this experiment, only blood plasma was used.  It was</w:t>
      </w:r>
      <w:r w:rsidRPr="00F479E4">
        <w:t xml:space="preserve"> stored at 4</w:t>
      </w:r>
      <w:r w:rsidRPr="004335F2">
        <w:rPr>
          <w:vertAlign w:val="superscript"/>
        </w:rPr>
        <w:t>o</w:t>
      </w:r>
      <w:r>
        <w:t>C immediately after production pir</w:t>
      </w:r>
      <w:r w:rsidRPr="00F479E4">
        <w:t>or to experimentation. They are also be shipped in refrigerated packaging at 4</w:t>
      </w:r>
      <w:r w:rsidRPr="004335F2">
        <w:rPr>
          <w:vertAlign w:val="superscript"/>
        </w:rPr>
        <w:t>o</w:t>
      </w:r>
      <w:r w:rsidRPr="00F479E4">
        <w:t>C. At that temperature they are stable for 7 days. The sample were warmed to room temperature 2 hours before each experiment and were used within 48 hours post mortem.</w:t>
      </w:r>
      <w:r>
        <w:t xml:space="preserve"> Blood plasma was used as solvent for D-glucose powder.</w:t>
      </w:r>
      <w:r w:rsidR="00D86AFE">
        <w:t xml:space="preserve"> Blood plasma which was disolved with glucose was used to measure within 2 hours to avoid glucose decline.</w:t>
      </w:r>
      <w:r>
        <w:t xml:space="preserve"> The preparation was mostly the same as of suspension of microspheres. </w:t>
      </w:r>
    </w:p>
    <w:p w:rsidR="00E51361" w:rsidRPr="00E51361" w:rsidRDefault="006B064F" w:rsidP="00D86AFE">
      <w:pPr>
        <w:jc w:val="both"/>
      </w:pPr>
      <w:r>
        <w:lastRenderedPageBreak/>
        <w:t>3mL s</w:t>
      </w:r>
      <w:r w:rsidR="00E51361" w:rsidRPr="004335F2">
        <w:t>ample of blood</w:t>
      </w:r>
      <w:r w:rsidR="00E51361">
        <w:t xml:space="preserve"> plasma</w:t>
      </w:r>
      <w:r w:rsidR="00E51361" w:rsidRPr="004335F2">
        <w:t xml:space="preserve"> were placed in glass cuvette with path leghth </w:t>
      </w:r>
      <w:r>
        <w:t>5mm</w:t>
      </w:r>
      <w:r w:rsidR="00E51361" w:rsidRPr="004335F2">
        <w:t xml:space="preserve"> for each experiment.</w:t>
      </w:r>
      <w:r w:rsidR="00E51361" w:rsidRPr="00F479E4">
        <w:t xml:space="preserve"> </w:t>
      </w:r>
      <w:r w:rsidR="00E51361">
        <w:t>Similar to the first sample, it is expected to give a propagation between glucose concentration and CB parameters.</w:t>
      </w:r>
    </w:p>
    <w:p w:rsidR="00BC1FAD" w:rsidRPr="0053118E" w:rsidRDefault="0053118E" w:rsidP="005B0323">
      <w:pPr>
        <w:pStyle w:val="Heading2"/>
        <w:numPr>
          <w:ilvl w:val="1"/>
          <w:numId w:val="22"/>
        </w:numPr>
      </w:pPr>
      <w:bookmarkStart w:id="22" w:name="_Toc421714460"/>
      <w:r w:rsidRPr="0053118E">
        <w:t>EXPERIMENTAL SETUP</w:t>
      </w:r>
      <w:bookmarkEnd w:id="22"/>
    </w:p>
    <w:p w:rsidR="00BC1FAD" w:rsidRPr="0053118E" w:rsidRDefault="001E21BE" w:rsidP="00D43080">
      <w:pPr>
        <w:jc w:val="both"/>
      </w:pPr>
      <w:r w:rsidRPr="0053118E">
        <w:t xml:space="preserve">The present study proposes a decoupled analytical technique based on the Mueller matrix method and the Stokes parameters for extracting the orientation angle of fast axis and phase retardance of LB, orientation angle and linear dichroism of LD, optical rotation of CB, circular dichroism of CD, and linear and circular depolarization of anisotropic optical materials or turbid media. In this study, the nine parameters in effective LB, CB, LD, CD, L-Dep, and C-Dep properties are all decoupled and uniquely solved in a single solution within the analytical model. Thus, the feasibility in accurately measuring hybrid properties of a sample in nine effective parameters is proved. </w:t>
      </w:r>
    </w:p>
    <w:p w:rsidR="001E21BE" w:rsidRPr="0053118E" w:rsidRDefault="00377CAA" w:rsidP="00D43080">
      <w:pPr>
        <w:jc w:val="both"/>
      </w:pPr>
      <w:r w:rsidRPr="0053118E">
        <w:t>The method was</w:t>
      </w:r>
      <w:r w:rsidR="001E21BE" w:rsidRPr="0053118E">
        <w:t xml:space="preserve"> evaluated using a composite of optical sample comprising a quarter-wave plate, a half-wave plate and a polarizer, two different suspended particles (polystyrene microspheres)</w:t>
      </w:r>
      <w:r w:rsidRPr="0053118E">
        <w:t xml:space="preserve"> which containing glucose (one with dichroism and one without dichroism).</w:t>
      </w:r>
    </w:p>
    <w:p w:rsidR="00377CAA" w:rsidRPr="0053118E" w:rsidRDefault="00377CAA" w:rsidP="00D43080">
      <w:r w:rsidRPr="0053118E">
        <w:t xml:space="preserve">The following figure presents a schematic illustration of the experimental setup proposed in this study for characterizing the LB, LD, CB, CD, L-Dep, and C-Dep properties of a 104 turbid media. In performing the experiments, a frequency-stable He-Ne laser (SL 02/2, SIOS Co.) with a central wavelength of 632.8 nm provides the input light. Four linear polarization lights (0°, 45°, 90° and 135°) and two circular polarization lights (right-handed and left-handed) were produced by using a polarizer (GTH5M, Thorlabs Co.) and quarter-wave plate (QWP0-633-04-4-R10, CVI Co.) For the sample with dichroism, A neutral density filter (NDC-100-2, ONSET Co.) and power meter detector (8842A, OPHIT Co.) were used to ensure that each of the input polarization lights had an identical intensity. However, for the sample with no dichroism, the output Stokes parameters can be normalized as </w:t>
      </w:r>
      <w:r w:rsidRPr="0053118E">
        <w:rPr>
          <w:i/>
          <w:iCs/>
        </w:rPr>
        <w:t xml:space="preserve">SC /S0 </w:t>
      </w:r>
      <w:r w:rsidRPr="0053118E">
        <w:t xml:space="preserve">since the terms </w:t>
      </w:r>
      <w:r w:rsidRPr="0053118E">
        <w:rPr>
          <w:i/>
          <w:iCs/>
        </w:rPr>
        <w:t xml:space="preserve">m12, m13 </w:t>
      </w:r>
      <w:r w:rsidRPr="0053118E">
        <w:t xml:space="preserve">and </w:t>
      </w:r>
      <w:r w:rsidRPr="0053118E">
        <w:rPr>
          <w:i/>
          <w:iCs/>
        </w:rPr>
        <w:t xml:space="preserve">m1 </w:t>
      </w:r>
      <w:r w:rsidRPr="0053118E">
        <w:t>are non-zero.Thus, there is no need to ensure that the six input lights have an identical optical intensity before entering the sample.</w:t>
      </w:r>
    </w:p>
    <w:p w:rsidR="00377CAA" w:rsidRDefault="00377CAA" w:rsidP="00D43080">
      <w:pPr>
        <w:pStyle w:val="Default"/>
        <w:jc w:val="center"/>
        <w:rPr>
          <w:rFonts w:asciiTheme="minorHAnsi" w:hAnsiTheme="minorHAnsi"/>
        </w:rPr>
      </w:pPr>
      <w:r w:rsidRPr="0053118E">
        <w:rPr>
          <w:rFonts w:asciiTheme="minorHAnsi" w:hAnsiTheme="minorHAnsi"/>
          <w:noProof/>
          <w:lang w:eastAsia="en-US"/>
        </w:rPr>
        <w:lastRenderedPageBreak/>
        <w:drawing>
          <wp:inline distT="0" distB="0" distL="0" distR="0" wp14:anchorId="1CE4BFFD" wp14:editId="0EA62182">
            <wp:extent cx="5943600" cy="27914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2791460"/>
                    </a:xfrm>
                    <a:prstGeom prst="rect">
                      <a:avLst/>
                    </a:prstGeom>
                  </pic:spPr>
                </pic:pic>
              </a:graphicData>
            </a:graphic>
          </wp:inline>
        </w:drawing>
      </w:r>
    </w:p>
    <w:p w:rsidR="00E82C34" w:rsidRPr="0053118E" w:rsidRDefault="00E82C34" w:rsidP="00E82C34">
      <w:pPr>
        <w:pStyle w:val="Caption"/>
        <w:jc w:val="center"/>
      </w:pPr>
      <w:bookmarkStart w:id="23" w:name="_Toc421739125"/>
      <w:r>
        <w:t xml:space="preserve">Figure </w:t>
      </w:r>
      <w:r w:rsidR="000E3017">
        <w:fldChar w:fldCharType="begin"/>
      </w:r>
      <w:r w:rsidR="000E3017">
        <w:instrText xml:space="preserve"> SEQ Figure \* ARABIC </w:instrText>
      </w:r>
      <w:r w:rsidR="000E3017">
        <w:fldChar w:fldCharType="separate"/>
      </w:r>
      <w:r w:rsidR="00FB760D">
        <w:rPr>
          <w:noProof/>
        </w:rPr>
        <w:t>2</w:t>
      </w:r>
      <w:r w:rsidR="000E3017">
        <w:rPr>
          <w:noProof/>
        </w:rPr>
        <w:fldChar w:fldCharType="end"/>
      </w:r>
      <w:r>
        <w:t>: Experiment setup</w:t>
      </w:r>
      <w:bookmarkEnd w:id="23"/>
    </w:p>
    <w:p w:rsidR="00377CAA" w:rsidRPr="0053118E" w:rsidRDefault="00377CAA" w:rsidP="00D43080">
      <w:pPr>
        <w:jc w:val="both"/>
      </w:pPr>
      <w:r w:rsidRPr="0053118E">
        <w:t>The output Stokes parameters were computed from the intensity measurements obtained using a commercial Stokes polarimeter (PAX5710, Thorlabs Co.) at a sampling rate of 30 samples per second. A minimum of 1024 data points were obtained for the effective parameters (α, β, θd, D, γ R, e1, e2, and e3) of each sample. Of these data points, 100 points were then chosen in order to calculate the mean value of each parameter.</w:t>
      </w:r>
    </w:p>
    <w:p w:rsidR="00377CAA" w:rsidRPr="0053118E" w:rsidRDefault="00377CAA" w:rsidP="00377CAA">
      <w:pPr>
        <w:pStyle w:val="Default"/>
        <w:rPr>
          <w:rFonts w:asciiTheme="minorHAnsi" w:hAnsiTheme="minorHAnsi"/>
        </w:rPr>
      </w:pPr>
    </w:p>
    <w:p w:rsidR="006134FF" w:rsidRDefault="006134FF" w:rsidP="0064584E">
      <w:pPr>
        <w:rPr>
          <w:rFonts w:asciiTheme="majorHAnsi" w:eastAsiaTheme="majorEastAsia" w:hAnsiTheme="majorHAnsi" w:cstheme="majorBidi"/>
          <w:sz w:val="40"/>
          <w:szCs w:val="40"/>
          <w:u w:val="single"/>
        </w:rPr>
      </w:pPr>
      <w:r>
        <w:br w:type="page"/>
      </w:r>
    </w:p>
    <w:p w:rsidR="00377CAA" w:rsidRPr="0053118E" w:rsidRDefault="0053118E" w:rsidP="005B0323">
      <w:pPr>
        <w:pStyle w:val="Heading1"/>
        <w:numPr>
          <w:ilvl w:val="0"/>
          <w:numId w:val="22"/>
        </w:numPr>
      </w:pPr>
      <w:bookmarkStart w:id="24" w:name="_Toc421714461"/>
      <w:r w:rsidRPr="0053118E">
        <w:lastRenderedPageBreak/>
        <w:t>CONCLUSION AND DISCUSSION</w:t>
      </w:r>
      <w:bookmarkEnd w:id="24"/>
    </w:p>
    <w:p w:rsidR="002802E1" w:rsidRPr="0053118E" w:rsidRDefault="001B079E" w:rsidP="002802E1">
      <w:pPr>
        <w:jc w:val="both"/>
      </w:pPr>
      <w:r w:rsidRPr="0053118E">
        <w:t xml:space="preserve">The method in this study propose a decoupled analytical technique based on the Mueller matrix and the Stokes parameter for extracting nine effective parameter in the linear birefringence, linear dichroism, circular birefringence, circular dichroism, linear depolarization, and circular depolarization properties of an anisotropic materials or a turbid media. </w:t>
      </w:r>
      <w:r w:rsidR="00141B01" w:rsidRPr="0053118E">
        <w:t>Unlike those</w:t>
      </w:r>
      <w:r w:rsidRPr="0053118E">
        <w:t xml:space="preserve"> previous methods</w:t>
      </w:r>
      <w:r w:rsidR="00141B01" w:rsidRPr="0053118E">
        <w:t xml:space="preserve"> which have</w:t>
      </w:r>
      <w:r w:rsidRPr="0053118E">
        <w:t xml:space="preserve"> the disadvantages of being too complex, requiring the birefringence and diattenuation axes of the sample to coincide, lacking information on the parameters or are not decouple</w:t>
      </w:r>
      <w:r w:rsidR="00141B01" w:rsidRPr="0053118E">
        <w:t>d, this new methodology is more simple and has the decoupled extraction process which help to localize the effects of measurement errors and enables the properties of pure LB, LD, CB, CD, L-Dep or C-Dep samples to be extracted without the need for any form of compensation process.</w:t>
      </w:r>
    </w:p>
    <w:p w:rsidR="00AE283B" w:rsidRPr="00C10D84" w:rsidRDefault="0053118E" w:rsidP="00C10D84">
      <w:pPr>
        <w:pStyle w:val="Heading1"/>
        <w:numPr>
          <w:ilvl w:val="0"/>
          <w:numId w:val="0"/>
        </w:numPr>
        <w:ind w:left="432" w:hanging="432"/>
      </w:pPr>
      <w:bookmarkStart w:id="25" w:name="_Toc421714462"/>
      <w:r w:rsidRPr="0053118E">
        <w:t>REFERENCES</w:t>
      </w:r>
      <w:bookmarkEnd w:id="25"/>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 xml:space="preserve">[1] S. L. Jacques, M. R. Ostermeyer, L. V. Wang, and D. V. Stephens, "Polarized light transmission through skin using video reflectometry: toward optical tomography of superficial tissue layers," </w:t>
      </w:r>
      <w:r w:rsidRPr="0053118E">
        <w:rPr>
          <w:rFonts w:asciiTheme="minorHAnsi" w:hAnsiTheme="minorHAnsi"/>
          <w:i/>
          <w:iCs/>
        </w:rPr>
        <w:t>Lasers in Surgery: Advanced Characterization, Therapeutics, and Systems VI</w:t>
      </w:r>
      <w:r w:rsidRPr="0053118E">
        <w:rPr>
          <w:rFonts w:asciiTheme="minorHAnsi" w:hAnsiTheme="minorHAnsi"/>
        </w:rPr>
        <w:t>, San Jose, CA, USA, pp. 199-210, 1996.</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[2] A. H. Hielscher, J. R. Mourant, and I. J. Bigio, "Influence of particle sizeand concentration on the diffuse backscattering of polarized light from tissue phantoms and biological cell suspensions," Appl. Opt., Vol. 36(1), pp. 125-135, 1997.</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[3] M. J. Rakovic, G. W. Kattawar, M. Mehruubeoglu, B. D. Cameron, L. V. Wang, S. Rastegar, and G. L. Coté, "Light Backscattering Polarization Patterns from Turbid Media: Theory and Experiment," Appl. Opt., Vol. 38(15), pp. 3399-3408, 1999.</w:t>
      </w:r>
    </w:p>
    <w:p w:rsidR="00A457E1" w:rsidRDefault="00CE379F" w:rsidP="00C10D84">
      <w:pPr>
        <w:pStyle w:val="Default"/>
        <w:spacing w:before="120" w:after="120"/>
        <w:jc w:val="both"/>
        <w:rPr>
          <w:rFonts w:asciiTheme="minorHAnsi" w:hAnsiTheme="minorHAnsi"/>
        </w:rPr>
      </w:pPr>
      <w:r w:rsidRPr="0053118E">
        <w:rPr>
          <w:rFonts w:asciiTheme="minorHAnsi" w:hAnsiTheme="minorHAnsi"/>
        </w:rPr>
        <w:t>[4] X. Wang, G. Yao, and L. V. Wang, "Monte Carlo Model and Single-Scattering Approximation of the Propagation of Polarized Light in Turbid Media Containing Glucose," Appl. Opt., Vol. 41(4), pp. 792-801, 2002.</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 xml:space="preserve">[5] G. F. Smith, </w:t>
      </w:r>
      <w:r w:rsidRPr="0053118E">
        <w:rPr>
          <w:rFonts w:asciiTheme="minorHAnsi" w:hAnsiTheme="minorHAnsi"/>
          <w:i/>
          <w:iCs/>
        </w:rPr>
        <w:t>Constitutive equations for anisotropic and isotropic materials</w:t>
      </w:r>
      <w:r w:rsidRPr="0053118E">
        <w:rPr>
          <w:rFonts w:asciiTheme="minorHAnsi" w:hAnsiTheme="minorHAnsi"/>
        </w:rPr>
        <w:t>Vol. Volume 3,North-Holland  (Amsterdam and New York),1994.</w:t>
      </w:r>
    </w:p>
    <w:p w:rsidR="00A457E1" w:rsidRDefault="00CE379F" w:rsidP="00C10D84">
      <w:pPr>
        <w:pStyle w:val="Default"/>
        <w:spacing w:before="120" w:after="120"/>
        <w:jc w:val="both"/>
        <w:rPr>
          <w:rFonts w:asciiTheme="minorHAnsi" w:hAnsiTheme="minorHAnsi"/>
        </w:rPr>
      </w:pPr>
      <w:r w:rsidRPr="0053118E">
        <w:rPr>
          <w:rFonts w:asciiTheme="minorHAnsi" w:hAnsiTheme="minorHAnsi"/>
        </w:rPr>
        <w:t>[6] X.-R. Huang and R. W. Knighton, "Linear birefringence of the retinal nerve fiber layer measured in vitro with a multispectral imaging micropolarimeter," J. Biomed.Opt., Vol. 7(2), pp. 199-204, 2002.</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[7] X.-R. Huang and R. W. Knighton, "Theoretical Model of the Polarization Properties of the Retinal Nerve Fiber Layer in Reflection," Appl. Opt., Vol. 42(28), pp. 5726-5736, 2003.</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lastRenderedPageBreak/>
        <w:t>[8] X.-R. Huang, H. Bagga, D. S. Greenfield, and R. W. Knighton, "Variation of Peripapillary Retinal Nerve Fiber Layer Birefringence in Normal Human Subjects," Investigative Ophthalmology &amp; Visual Science, Vol. 45(9), pp. 3073-3080, 2004.</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[9] X.-R. Huang and R. W. Knighton, "Microtubules Contribute to the Birefringence of the Retinal Nerve Fiber Layer," Investigative Ophthalmology &amp; Visual Science, Vol. 46(12), pp. 4588-4593, 2005.</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[10] M. F. G. Wood, X. Guo, and I. A. Vitkin, "Polarized light propagation in multiply scattering media exhibiting both linear birefringence and optical activity: Monte Carlo model and experimental methodology," J. Biomed. Opt., Vol. 12(1), pp. 014029-10, 2007.</w:t>
      </w:r>
    </w:p>
    <w:p w:rsidR="00CE379F" w:rsidRPr="0053118E" w:rsidRDefault="00A457E1" w:rsidP="00C10D84">
      <w:pPr>
        <w:pStyle w:val="Default"/>
        <w:spacing w:before="120" w:after="120"/>
        <w:jc w:val="both"/>
        <w:rPr>
          <w:rFonts w:asciiTheme="minorHAnsi" w:hAnsiTheme="minorHAnsi"/>
        </w:rPr>
      </w:pPr>
      <w:r>
        <w:rPr>
          <w:rFonts w:asciiTheme="minorHAnsi" w:hAnsiTheme="minorHAnsi"/>
        </w:rPr>
        <w:t>[</w:t>
      </w:r>
      <w:r w:rsidR="00CE379F" w:rsidRPr="0053118E">
        <w:rPr>
          <w:rFonts w:asciiTheme="minorHAnsi" w:hAnsiTheme="minorHAnsi"/>
        </w:rPr>
        <w:t>11] M. F. G. Wood, N. Ghosh, M. A. Wallenburg, S.-H.Li, R. D. Weisel, B. C. Wilson, R.-K.Li, and I. A. Vitkin, "Polarization birefringence measurements for characterizing the myocardium, including healthy, infarcted, and stem- cell-regenerated tissues," J. Biomed.Opt., Vol. 15(4), pp. 047009-9, 2010.</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[12] S.M. Pappada, B.D. Cameron, and P.M. Rosman, "Development of a neural network for prediction of glucose concentration in type 1 diabetes patients," Journal of Diabetes Science and Technology, Vol. 2, pp. 792-801, 2008.</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 xml:space="preserve">[13] G. L. Liu, Y. Li, and B. D. Cameron, "Polarization-based optical imaging and processing techniques with application to the cancer diagnostics," </w:t>
      </w:r>
      <w:r w:rsidRPr="0053118E">
        <w:rPr>
          <w:rFonts w:asciiTheme="minorHAnsi" w:hAnsiTheme="minorHAnsi"/>
          <w:i/>
          <w:iCs/>
        </w:rPr>
        <w:t>Proc. SPIE</w:t>
      </w:r>
      <w:r w:rsidRPr="0053118E">
        <w:rPr>
          <w:rFonts w:asciiTheme="minorHAnsi" w:hAnsiTheme="minorHAnsi"/>
        </w:rPr>
        <w:t>, San Jose, CA, USA, pp. 208-220, 2002.</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[14] J. S. Baba, B. D. Cameron, S. Theru, and G. L. Cote, "Effect of temperature, pH, and corneal birefringence on polarimetric glucose monitoring in the eye," J. Biomed. Opt., Vol. 7(3), pp. 321-328, 2002.</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 xml:space="preserve">[15] N. Berova, K. Nakanishi, and R. W. Woody, </w:t>
      </w:r>
      <w:r w:rsidRPr="0053118E">
        <w:rPr>
          <w:rFonts w:asciiTheme="minorHAnsi" w:hAnsiTheme="minorHAnsi"/>
          <w:i/>
          <w:iCs/>
        </w:rPr>
        <w:t>Circular dichroism: principles and applications</w:t>
      </w:r>
      <w:r w:rsidRPr="0053118E">
        <w:rPr>
          <w:rFonts w:asciiTheme="minorHAnsi" w:hAnsiTheme="minorHAnsi"/>
        </w:rPr>
        <w:t>: Wiley-VCH, 2000.</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[16] S. M. Kelly, T. J. Jess, and N. C. Price, "How to study proteins by circular dichroism," BiochimicaetBiophysicaActa (BBA) -Proteins &amp; Proteomics, Vol. 1751(2), pp. 119-139, 2005.</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[17] N. A. Swords and B. A. Wallace, "Circular-dichroism analyses of membrane proteins: examination of environmental effects on bacteriorhodopsin spectra," Biochem. J., Vol. 289(1), pp. 215-219, 1993.</w:t>
      </w:r>
    </w:p>
    <w:p w:rsidR="00CE379F" w:rsidRPr="0053118E" w:rsidRDefault="00CE379F" w:rsidP="00C10D84">
      <w:pPr>
        <w:pStyle w:val="Default"/>
        <w:spacing w:before="120" w:after="120"/>
        <w:jc w:val="both"/>
        <w:rPr>
          <w:rFonts w:asciiTheme="minorHAnsi" w:hAnsiTheme="minorHAnsi"/>
          <w:color w:val="auto"/>
        </w:rPr>
      </w:pPr>
      <w:r w:rsidRPr="0053118E">
        <w:rPr>
          <w:rFonts w:asciiTheme="minorHAnsi" w:hAnsiTheme="minorHAnsi"/>
        </w:rPr>
        <w:t xml:space="preserve">[18] F. Zsila, P. Molnár, J. Deli, and S. F. Lockwood, "Circular dichroism and absorption spectroscopic data reveal binding of the natural cis-carotenoid bixin to human [alpha]1-acid glycoprotein," Bioorganic Chemistry, Vol. 33(4), 154 </w:t>
      </w:r>
      <w:r w:rsidRPr="0053118E">
        <w:rPr>
          <w:rFonts w:asciiTheme="minorHAnsi" w:hAnsiTheme="minorHAnsi"/>
          <w:color w:val="auto"/>
        </w:rPr>
        <w:t>pp. 298-309, 2005.</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[19] M. Todorovi, S. Jiao, L. V. Wang, and G. Stoica, "Determination of local polarization properties of biologicalsamples in the presence of diattenuation by use of Muelleroptical coherence tomography," Opt. Lett., Vol. 29(20), pp. 2402-2404, 2004.</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[20 ]X.R. Huang and R. W. Knighton, "Diattenuation and Polarization Preservation of Retinal Nerve Fiber Layer Reflectance," Appl. Opt., Vol. 42(28), pp. 5737-5743, 2003.</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[21]N. Ghosh, M. F. G. Wood, and I. A. Vitkin,"Mueller matrix decomposition for extraction of individual polarization parameters from complex turbid media exhibiting multiple scattering, optical activity, and linear b</w:t>
      </w:r>
      <w:r w:rsidR="00737AA6">
        <w:rPr>
          <w:rFonts w:asciiTheme="minorHAnsi" w:hAnsiTheme="minorHAnsi"/>
        </w:rPr>
        <w:t>irefringence," J. Biomed. Opt., Vol.</w:t>
      </w:r>
      <w:r w:rsidRPr="0053118E">
        <w:rPr>
          <w:rFonts w:asciiTheme="minorHAnsi" w:hAnsiTheme="minorHAnsi"/>
        </w:rPr>
        <w:t>13(4), pp. 044036-14, 2008.</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lastRenderedPageBreak/>
        <w:t xml:space="preserve">[22]M. F. G. Wood, N. Ghosh, X. Guo, and I. A. Vitkin, "Phantoms for polarized light exhibiting controllable scattering, birefringence, and optical activity," </w:t>
      </w:r>
      <w:r w:rsidRPr="0053118E">
        <w:rPr>
          <w:rFonts w:asciiTheme="minorHAnsi" w:hAnsiTheme="minorHAnsi"/>
          <w:i/>
          <w:iCs/>
        </w:rPr>
        <w:t>Design and Performance Validation of Phantoms Used in Conjunction with Optical Measurements of Tissue</w:t>
      </w:r>
      <w:r w:rsidRPr="0053118E">
        <w:rPr>
          <w:rFonts w:asciiTheme="minorHAnsi" w:hAnsiTheme="minorHAnsi"/>
        </w:rPr>
        <w:t>, San Jose, CA, USA, pp. 68700F-10, 2008.</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[23]N. Ghosh, M. F. G. Wood, S.H. Li, R. D. Weisel, B. C. Wilson, R.K. Li, and I. A. Vitkin, "Mueller matrix decomposition for polarized light assessment of biological tissues," Journal of Biophotonics, Vol. 2(3), pp. 145-156, 2009.</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[24]N. Ghosh, M. F. G. Wood, and I. A. Vitkin, "Polarimetry in turbid, birefringent, optically active media: A Monte Carlo study of Mueller matrix decomposition in the backscattering geometry," J. Appl.Phys., Vol. 105(10), pp. 102023-8, 2009.</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 xml:space="preserve">[25]M. F. G. Wood, N. Ghosh, M. A. Wallenburg, E. H. Moriyama, S.H. Li, R. D. Weisel, B. C. Wilson, R.-K. Li, and I. A. Vitkin, "Turbid polarimetry for tissue characterization," </w:t>
      </w:r>
      <w:r w:rsidRPr="0053118E">
        <w:rPr>
          <w:rFonts w:asciiTheme="minorHAnsi" w:hAnsiTheme="minorHAnsi"/>
          <w:i/>
          <w:iCs/>
        </w:rPr>
        <w:t>Novel Optical Instrumentation for Biomedical Applications IV</w:t>
      </w:r>
      <w:r w:rsidRPr="0053118E">
        <w:rPr>
          <w:rFonts w:asciiTheme="minorHAnsi" w:hAnsiTheme="minorHAnsi"/>
        </w:rPr>
        <w:t>, Munich, Germany, pp. 737106-10, 2009.</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[26]M. F. G. Wood, N. Ghosh, E. H. Moriyama, B. C. Wilson, and I. A. Vitkin, "Proof-of-principle demonstration of a Mueller matrix decomposition method for polarized light tissue characterization in vivo," J. Biomed. Opt., Vol. 14(1), pp. 014029-5, 2009.</w:t>
      </w:r>
    </w:p>
    <w:p w:rsidR="00CE379F" w:rsidRDefault="00CE379F" w:rsidP="00C10D84">
      <w:pPr>
        <w:pStyle w:val="Default"/>
        <w:spacing w:before="120" w:after="120"/>
        <w:jc w:val="both"/>
        <w:rPr>
          <w:rFonts w:asciiTheme="minorHAnsi" w:hAnsiTheme="minorHAnsi"/>
        </w:rPr>
      </w:pPr>
      <w:r w:rsidRPr="0053118E">
        <w:rPr>
          <w:rFonts w:asciiTheme="minorHAnsi" w:hAnsiTheme="minorHAnsi"/>
        </w:rPr>
        <w:t>[27]M. A. Wallenburg, M. F. G. Wood, N. Ghosh, and I. A. Vitkin, "Polarimetry-based method to extract geometry-independent metrics of tissue anisotropy," Opt. Lett., Vol. 35(15), pp. 2570-2572, 2010.</w:t>
      </w:r>
    </w:p>
    <w:p w:rsidR="00A457E1" w:rsidRPr="00A457E1" w:rsidRDefault="00A457E1" w:rsidP="00C10D84">
      <w:pPr>
        <w:pStyle w:val="Default"/>
        <w:spacing w:before="120" w:after="120"/>
        <w:jc w:val="both"/>
        <w:rPr>
          <w:rFonts w:asciiTheme="minorHAnsi" w:hAnsiTheme="minorHAnsi"/>
        </w:rPr>
      </w:pPr>
      <w:r>
        <w:rPr>
          <w:rFonts w:asciiTheme="minorHAnsi" w:hAnsiTheme="minorHAnsi"/>
        </w:rPr>
        <w:t>[28] N. Ghosh, J. Soni, M. Wood, M. Wallenberg, and I. Vitkin, “</w:t>
      </w:r>
      <w:r w:rsidRPr="0053118E">
        <w:rPr>
          <w:rFonts w:asciiTheme="minorHAnsi" w:hAnsiTheme="minorHAnsi"/>
        </w:rPr>
        <w:t>Mueller matrix 155</w:t>
      </w:r>
      <w:r>
        <w:rPr>
          <w:rFonts w:asciiTheme="minorHAnsi" w:hAnsiTheme="minorHAnsi"/>
        </w:rPr>
        <w:t xml:space="preserve"> </w:t>
      </w:r>
      <w:r w:rsidRPr="0053118E">
        <w:rPr>
          <w:rFonts w:asciiTheme="minorHAnsi" w:hAnsiTheme="minorHAnsi"/>
          <w:color w:val="auto"/>
        </w:rPr>
        <w:t>polarimetry for the characterization of complex random medium like biological tissues," Pramana, Vol. 75(6), pp. 1071-1086, 2010.</w:t>
      </w:r>
    </w:p>
    <w:p w:rsidR="00CE379F" w:rsidRPr="0053118E" w:rsidRDefault="00CE379F" w:rsidP="00C10D84">
      <w:pPr>
        <w:pStyle w:val="Default"/>
        <w:spacing w:before="120" w:after="120"/>
        <w:jc w:val="both"/>
        <w:rPr>
          <w:rFonts w:asciiTheme="minorHAnsi" w:hAnsiTheme="minorHAnsi"/>
          <w:color w:val="auto"/>
        </w:rPr>
      </w:pPr>
      <w:r w:rsidRPr="0053118E">
        <w:rPr>
          <w:rFonts w:asciiTheme="minorHAnsi" w:hAnsiTheme="minorHAnsi"/>
          <w:color w:val="auto"/>
        </w:rPr>
        <w:t>[29]M. F. G. Wood, N. Vurgun, M. A. Wallenburg, and I. A. Vitkin, "Effects of formalin fixation on tissue optical polarization properties," Physics in Medicine and Biology, Vol. 56(8), p. N115, 2011.</w:t>
      </w:r>
    </w:p>
    <w:p w:rsidR="00CE379F" w:rsidRPr="0053118E" w:rsidRDefault="00CE379F" w:rsidP="00C10D84">
      <w:pPr>
        <w:pStyle w:val="Default"/>
        <w:spacing w:before="120" w:after="120"/>
        <w:jc w:val="both"/>
        <w:rPr>
          <w:rFonts w:asciiTheme="minorHAnsi" w:hAnsiTheme="minorHAnsi"/>
        </w:rPr>
      </w:pPr>
      <w:r w:rsidRPr="0053118E">
        <w:rPr>
          <w:rFonts w:asciiTheme="minorHAnsi" w:hAnsiTheme="minorHAnsi"/>
        </w:rPr>
        <w:t>[30]M. Ahmad, S. Alali, A. Kim, M. F. G. Wood, M. Ikram, and I. A. Vitkin, "Do different turbid media with matched bulkoptical properties also exhibit similar polarization properties?," Biomed. Opt. Exp., Vol. 2(12), pp. 3248-3258, 2011.</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[31] M. J. Rakovi and G. W. Kattawar, "Theoretical Analysis of PolarizationPatterns from Incoherent Backscattering of Light," Appl. Opt., Vol. 37(15), pp. 3333-3338, 1998.</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 xml:space="preserve">[32] M. F. G. Wood, N. Ghosh, X. Guo, and I. A. Vitkin, "Phantoms for polarized light exhibiting controllable scattering, birefringence, and optical activity," </w:t>
      </w:r>
      <w:r w:rsidRPr="0053118E">
        <w:rPr>
          <w:rFonts w:asciiTheme="minorHAnsi" w:hAnsiTheme="minorHAnsi"/>
          <w:i/>
          <w:iCs/>
        </w:rPr>
        <w:t>Design and Performance Validation of Phantoms Used in Conjunction with Optical Measurements of Tissue</w:t>
      </w:r>
      <w:r w:rsidRPr="0053118E">
        <w:rPr>
          <w:rFonts w:asciiTheme="minorHAnsi" w:hAnsiTheme="minorHAnsi"/>
        </w:rPr>
        <w:t>, San Jose, CA, USA, pp. 68700F-10, 2008.</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 xml:space="preserve">[33] M. F. G. Wood, N. Ghosh, M. A. Wallenburg, E. H. Moriyama, S.H. Li, R. D. Weisel, B. C. Wilson, R.-K. Li, and I. A. Vitkin, "Turbid polarimetry for tissue characterization," </w:t>
      </w:r>
      <w:r w:rsidRPr="0053118E">
        <w:rPr>
          <w:rFonts w:asciiTheme="minorHAnsi" w:hAnsiTheme="minorHAnsi"/>
          <w:i/>
          <w:iCs/>
        </w:rPr>
        <w:t>Novel Optical Instrumentation for Biomedical Applications IV</w:t>
      </w:r>
      <w:r w:rsidRPr="0053118E">
        <w:rPr>
          <w:rFonts w:asciiTheme="minorHAnsi" w:hAnsiTheme="minorHAnsi"/>
        </w:rPr>
        <w:t>, Munich, Germany, pp. 737106-10, 2009.</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lastRenderedPageBreak/>
        <w:t>[34] M. F. G. Wood, N. Ghosh, E. H. Moriyama, B. C. Wilson, and I. A. Vitkin, "Proof-of-principle demonstration of a Mueller matrix decomposition method for polarized light tissue characterization in vivo," J. Biomed. Opt., Vol. 14(1), pp. 014029-5, 2009.</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[35] M. F. G. Wood, N. Vurgun, M. A. Wallenburg, and I. A. Vitkin, "Effects of formalin fixation on tissue optical polarization properties," Physics in Medicine and Biology, Vol. 56(8), p. N115, 2011.</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[36] N. Ghosh, M. F. G. Wood, and I. A. Vitkin,"Mueller matrix decomposition for extraction of individual polarization parameters from complex turbid media exhibiting multiple scattering, optical activity, and linear birefringence," J. Biomed.Opt., Vol. 13(4), pp. 044036-14, 2008.</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[37] N. Ghosh, M. F. G. Wood, S.H. Li, R. D. Weisel, B. C. Wilson, R.K. Li, and I. A. Vitkin, "Mueller matrix decomposition for polarized light assessment of biological tissues," Journal of Biophotonics, Vol. 2(3), pp. 145-156, 2009.</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[38] N. Ghosh, M. F. G. Wood, and I. A. Vitkin, "Polarimetry in turbid, birefringent, optically active media: A Monte Carlo study of Mueller matrix decomposition in the backscattering geometry," J. Appl.Phys., Vol. 105(10), pp. 102023-8, 2009.</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[39] N. Ghosh, J. Soni, M. Wood, M. Wallenberg, and I. Vitkin, "Mueller matrix polarimetry for the characterization of complex random medium like biological tissues," Pramana, Vol. 75(6), pp. 1071-1086, 2010.</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 xml:space="preserve">[40] N. Ghosh, M. F. G. Wood, and I. A. Vitkin, "A Monte Carlo study of Mueller matrix decomposition in complex tissue-like turbid media," </w:t>
      </w:r>
      <w:r w:rsidRPr="0053118E">
        <w:rPr>
          <w:rFonts w:asciiTheme="minorHAnsi" w:hAnsiTheme="minorHAnsi"/>
          <w:i/>
          <w:iCs/>
        </w:rPr>
        <w:t>Biomedical Applications of Light Scattering III</w:t>
      </w:r>
      <w:r w:rsidRPr="0053118E">
        <w:rPr>
          <w:rFonts w:asciiTheme="minorHAnsi" w:hAnsiTheme="minorHAnsi"/>
        </w:rPr>
        <w:t>, San Jose, CA, USA, pp. 71870K-10, 2009.</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[41]N. Ghosh, M. F. G. Wood, and I. A. Vitkin, "Influence of the order of the constituent basis matrices on the Mueller matrixdecomposition-derived polarization parameters in complex turbid media such as biological tissues," Optics Communications, Vol. 283(6), pp. 1200-1208, 2010.</w:t>
      </w:r>
    </w:p>
    <w:p w:rsidR="004E50D3" w:rsidRPr="0053118E" w:rsidRDefault="004E50D3" w:rsidP="00C10D84">
      <w:pPr>
        <w:pStyle w:val="Default"/>
        <w:spacing w:before="120" w:after="120"/>
        <w:jc w:val="both"/>
        <w:rPr>
          <w:rFonts w:asciiTheme="minorHAnsi" w:hAnsiTheme="minorHAnsi"/>
        </w:rPr>
      </w:pPr>
      <w:r w:rsidRPr="0053118E">
        <w:rPr>
          <w:rFonts w:asciiTheme="minorHAnsi" w:hAnsiTheme="minorHAnsi"/>
        </w:rPr>
        <w:t>[42]N. Ghosh and I. A. Vitkin, "Tissue polarimetry: concepts, challenges, applications, and outlook," J. Biomed. Opt., Vol. 16(11), p. 110801, 2011.</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[43] G. Yao and L. Wang, "Propagation of polarized light in turbid media: simulated animation sequences," Opt. Express, Vol. 7(5), pp. 198-203, 2000.</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[44] A. L. Campillo and J. W. P. Hsu, "Near-field scanning optical microscope studies of the anisotropic stress variations in patterned SiN membranes," J.Appl.Phys., Vol. 91(2), pp. 646-651, 2002.</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[45] D. B. Chenault and R. A. Chipman, "Measurements of linear diattenuation and linear retardance spectra with a rotating sample spectropolarimeter," Appl. Opt., Vol. 32(19), pp. 3513-3519, 1993.</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[46] D. B. Chenault and R. A. Chipman, "Infrared birefringence spectra for cadmium sulfide and cadmium selenide," Appl. Opt., Vol. 32(22), pp. 4223-4227, 1993.</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[47] R. Kuroda, T. Harada, and Y. Shindo, "A solid-state dedicated circular dichroism spectrophotometer: Development and application," Review of Scientific Instruments, Vol. 72(10), pp. 3802-3810, 2001.</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lastRenderedPageBreak/>
        <w:t>[48] T. Harada, H. Hayakawa, and R. Kuroda, "Vertical-type chiroptical spectrophotometer (I): Instrumentation and application to diffuse reflectance circular dichroism measurement," Review of Scientific Instruments, Vol. 79(7), pp. 073103-6, 2008.</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[49] J. Kobayashi, T. Asahi, M. Sakurai, M. Takahashi, K. Okubo, and Y. Enomoto, "Optical properties of superconducting Bi2Sr2CaCu2O8," Phys. Rev.B, Vol. 53(17), p. 11784, 1996.</w:t>
      </w:r>
    </w:p>
    <w:p w:rsidR="00A8775A" w:rsidRPr="0053118E" w:rsidRDefault="00A8775A" w:rsidP="00C10D84">
      <w:pPr>
        <w:pStyle w:val="Default"/>
        <w:spacing w:before="120" w:after="120"/>
        <w:jc w:val="both"/>
        <w:rPr>
          <w:rFonts w:asciiTheme="minorHAnsi" w:hAnsiTheme="minorHAnsi"/>
        </w:rPr>
      </w:pPr>
      <w:r w:rsidRPr="0053118E">
        <w:rPr>
          <w:rFonts w:asciiTheme="minorHAnsi" w:hAnsiTheme="minorHAnsi"/>
        </w:rPr>
        <w:t xml:space="preserve">[50] J. Kobayashi and T. Asahi, "Development of HAUP and its applications to various kinds of solids," </w:t>
      </w:r>
      <w:r w:rsidRPr="0053118E">
        <w:rPr>
          <w:rFonts w:asciiTheme="minorHAnsi" w:hAnsiTheme="minorHAnsi"/>
          <w:i/>
          <w:iCs/>
        </w:rPr>
        <w:t>Proc. SPIE</w:t>
      </w:r>
      <w:r w:rsidRPr="0053118E">
        <w:rPr>
          <w:rFonts w:asciiTheme="minorHAnsi" w:hAnsiTheme="minorHAnsi"/>
        </w:rPr>
        <w:t>, San Diego, CA, USA, pp. 25-39, 2000.</w:t>
      </w:r>
    </w:p>
    <w:p w:rsidR="00B558B0" w:rsidRPr="0053118E" w:rsidRDefault="00B558B0" w:rsidP="00C10D84">
      <w:pPr>
        <w:pStyle w:val="Default"/>
        <w:spacing w:before="120" w:after="120"/>
        <w:jc w:val="both"/>
        <w:rPr>
          <w:rFonts w:asciiTheme="minorHAnsi" w:hAnsiTheme="minorHAnsi"/>
        </w:rPr>
      </w:pPr>
      <w:r w:rsidRPr="0053118E">
        <w:rPr>
          <w:rFonts w:asciiTheme="minorHAnsi" w:hAnsiTheme="minorHAnsi"/>
        </w:rPr>
        <w:t>[51] R. M. A. Azzam, "Propagation of partially polarized light through anisotropic media with or without depolarization: A differential 4 × 4 matrix calculus," J. Opt. Soc. Am., Vol. 68(12), pp. 1756-1767, 1978.</w:t>
      </w:r>
    </w:p>
    <w:p w:rsidR="00B558B0" w:rsidRPr="0053118E" w:rsidRDefault="00B558B0" w:rsidP="00C10D84">
      <w:pPr>
        <w:pStyle w:val="Default"/>
        <w:spacing w:before="120" w:after="120"/>
        <w:jc w:val="both"/>
        <w:rPr>
          <w:rFonts w:asciiTheme="minorHAnsi" w:hAnsiTheme="minorHAnsi"/>
        </w:rPr>
      </w:pPr>
      <w:r w:rsidRPr="0053118E">
        <w:rPr>
          <w:rFonts w:asciiTheme="minorHAnsi" w:hAnsiTheme="minorHAnsi"/>
        </w:rPr>
        <w:t>[52] N. Ortega-Quijano and J. L. Arce-Diego, "Depolarizing differential Mueller matrices," Opt. Lett., Vol. 36(13), pp. 2429-2431, 2011.</w:t>
      </w:r>
    </w:p>
    <w:p w:rsidR="00B558B0" w:rsidRPr="0053118E" w:rsidRDefault="00B558B0" w:rsidP="00C10D84">
      <w:pPr>
        <w:pStyle w:val="Default"/>
        <w:spacing w:before="120" w:after="120"/>
        <w:jc w:val="both"/>
        <w:rPr>
          <w:rFonts w:asciiTheme="minorHAnsi" w:hAnsiTheme="minorHAnsi"/>
        </w:rPr>
      </w:pPr>
      <w:r w:rsidRPr="0053118E">
        <w:rPr>
          <w:rFonts w:asciiTheme="minorHAnsi" w:hAnsiTheme="minorHAnsi"/>
        </w:rPr>
        <w:t>[53] N. Ortega-Quijano and J. L. Arce-Diego, "Mueller matrix differential decomposition," Opt. Lett., Vol. 36(10), pp. 1942-1944, 2011.</w:t>
      </w:r>
    </w:p>
    <w:p w:rsidR="00B558B0" w:rsidRPr="0053118E" w:rsidRDefault="00B558B0" w:rsidP="00C10D84">
      <w:pPr>
        <w:pStyle w:val="Default"/>
        <w:spacing w:before="120" w:after="120"/>
        <w:jc w:val="both"/>
        <w:rPr>
          <w:rFonts w:asciiTheme="minorHAnsi" w:hAnsiTheme="minorHAnsi"/>
        </w:rPr>
      </w:pPr>
      <w:r w:rsidRPr="0053118E">
        <w:rPr>
          <w:rFonts w:asciiTheme="minorHAnsi" w:hAnsiTheme="minorHAnsi"/>
        </w:rPr>
        <w:t>[54] N. Ortega-Quijano and J. L. Arce-Diego, "Mueller matrix differential decomposition for direction reversal: application to samples measured in reflection and backscattering," Opt. Express, Vol. 19(15), pp. 14348-14353, 2011.</w:t>
      </w:r>
    </w:p>
    <w:p w:rsidR="002D255E" w:rsidRPr="0053118E" w:rsidRDefault="002D255E" w:rsidP="00C10D84">
      <w:pPr>
        <w:pStyle w:val="Default"/>
        <w:spacing w:before="120" w:after="120"/>
        <w:jc w:val="both"/>
        <w:rPr>
          <w:rFonts w:asciiTheme="minorHAnsi" w:hAnsiTheme="minorHAnsi"/>
        </w:rPr>
      </w:pPr>
      <w:r w:rsidRPr="0053118E">
        <w:rPr>
          <w:rFonts w:asciiTheme="minorHAnsi" w:hAnsiTheme="minorHAnsi"/>
        </w:rPr>
        <w:t>[55] P.-C. Chen, Y.-L. Lo, T.-C. Yu, J.-F.Lin, and T.-T. Yang, "Measurement of linear birefringence and diattenuation properties of optical samples using polarimeter and Stokes parameters," Opt. Express, Vol. 17(18), pp. 15860-15884, 2009.</w:t>
      </w:r>
    </w:p>
    <w:p w:rsidR="002D255E" w:rsidRPr="0053118E" w:rsidRDefault="002D255E" w:rsidP="00C10D84">
      <w:pPr>
        <w:pStyle w:val="Default"/>
        <w:spacing w:before="120" w:after="120"/>
        <w:jc w:val="both"/>
        <w:rPr>
          <w:rFonts w:asciiTheme="minorHAnsi" w:hAnsiTheme="minorHAnsi"/>
        </w:rPr>
      </w:pPr>
      <w:r w:rsidRPr="0053118E">
        <w:rPr>
          <w:rFonts w:asciiTheme="minorHAnsi" w:hAnsiTheme="minorHAnsi"/>
        </w:rPr>
        <w:t>[56] Y.-L. Lo, T.-T.-H. Pham, and P.-C.Chen, "Characterization on five effective parameters of anisotropic optical material using Stokes parameters-Demonstration by a fiber-type polarimeter," Opt. Express, Vol. 18(9), pp. 9133-9150, 2010.</w:t>
      </w:r>
    </w:p>
    <w:p w:rsidR="002D255E" w:rsidRPr="0053118E" w:rsidRDefault="002D255E" w:rsidP="00C10D84">
      <w:pPr>
        <w:pStyle w:val="Default"/>
        <w:spacing w:before="120" w:after="120"/>
        <w:jc w:val="both"/>
        <w:rPr>
          <w:rFonts w:asciiTheme="minorHAnsi" w:hAnsiTheme="minorHAnsi"/>
          <w:bCs/>
        </w:rPr>
      </w:pPr>
      <w:r w:rsidRPr="0053118E">
        <w:rPr>
          <w:rFonts w:asciiTheme="minorHAnsi" w:hAnsiTheme="minorHAnsi"/>
        </w:rPr>
        <w:t>[</w:t>
      </w:r>
      <w:r w:rsidRPr="0061643E">
        <w:rPr>
          <w:rFonts w:asciiTheme="minorHAnsi" w:hAnsiTheme="minorHAnsi"/>
          <w:highlight w:val="yellow"/>
        </w:rPr>
        <w:t>57]</w:t>
      </w:r>
      <w:r w:rsidRPr="0053118E">
        <w:rPr>
          <w:rFonts w:asciiTheme="minorHAnsi" w:hAnsiTheme="minorHAnsi"/>
        </w:rPr>
        <w:t xml:space="preserve"> T.-T.-H. Pham, “</w:t>
      </w:r>
      <w:r w:rsidRPr="0053118E">
        <w:rPr>
          <w:rFonts w:asciiTheme="minorHAnsi" w:hAnsiTheme="minorHAnsi"/>
          <w:bCs/>
        </w:rPr>
        <w:t>Characterization on effective optical parameters of anisotropic materials and turbid media using Stokes polarimeter,” pp. 48-52.</w:t>
      </w:r>
    </w:p>
    <w:p w:rsidR="002D255E" w:rsidRPr="0053118E" w:rsidRDefault="002D255E" w:rsidP="00C10D84">
      <w:pPr>
        <w:pStyle w:val="Default"/>
        <w:spacing w:before="120" w:after="120"/>
        <w:jc w:val="both"/>
        <w:rPr>
          <w:rFonts w:asciiTheme="minorHAnsi" w:hAnsiTheme="minorHAnsi"/>
        </w:rPr>
      </w:pPr>
      <w:r w:rsidRPr="0053118E">
        <w:rPr>
          <w:rFonts w:asciiTheme="minorHAnsi" w:hAnsiTheme="minorHAnsi"/>
        </w:rPr>
        <w:t>[</w:t>
      </w:r>
      <w:r w:rsidRPr="0061643E">
        <w:rPr>
          <w:rFonts w:asciiTheme="minorHAnsi" w:hAnsiTheme="minorHAnsi"/>
          <w:highlight w:val="yellow"/>
        </w:rPr>
        <w:t>58]</w:t>
      </w:r>
      <w:r w:rsidRPr="0053118E">
        <w:rPr>
          <w:rFonts w:asciiTheme="minorHAnsi" w:hAnsiTheme="minorHAnsi"/>
        </w:rPr>
        <w:t xml:space="preserve"> T.-T.-H. Pham, “</w:t>
      </w:r>
      <w:r w:rsidRPr="0053118E">
        <w:rPr>
          <w:rFonts w:asciiTheme="minorHAnsi" w:hAnsiTheme="minorHAnsi"/>
          <w:bCs/>
        </w:rPr>
        <w:t>Characterization on effective optical parameters of anisotropic materials and turbid media using Stokes polarimeter,” pp. 55-56,</w:t>
      </w:r>
    </w:p>
    <w:p w:rsidR="005469C5" w:rsidRDefault="00327302" w:rsidP="00C10D84">
      <w:pPr>
        <w:pStyle w:val="Default"/>
        <w:spacing w:before="120" w:after="120"/>
        <w:jc w:val="both"/>
        <w:rPr>
          <w:rFonts w:asciiTheme="minorHAnsi" w:hAnsiTheme="minorHAnsi" w:cs="Helvetica"/>
          <w:color w:val="auto"/>
          <w:shd w:val="clear" w:color="auto" w:fill="F6F7F8"/>
        </w:rPr>
      </w:pPr>
      <w:r w:rsidRPr="005469C5">
        <w:rPr>
          <w:rFonts w:asciiTheme="minorHAnsi" w:hAnsiTheme="minorHAnsi"/>
        </w:rPr>
        <w:t>[59]</w:t>
      </w:r>
      <w:r w:rsidR="005469C5" w:rsidRPr="005469C5">
        <w:rPr>
          <w:rFonts w:asciiTheme="minorHAnsi" w:hAnsiTheme="minorHAnsi"/>
        </w:rPr>
        <w:t xml:space="preserve"> </w:t>
      </w:r>
      <w:r w:rsidR="005469C5" w:rsidRPr="005469C5">
        <w:rPr>
          <w:rFonts w:asciiTheme="minorHAnsi" w:hAnsiTheme="minorHAnsi" w:cs="Helvetica"/>
          <w:color w:val="auto"/>
          <w:shd w:val="clear" w:color="auto" w:fill="F6F7F8"/>
        </w:rPr>
        <w:t xml:space="preserve">Gambino R, Piscitelli J, Ackattupathil TA, Theriault JL, Andrin RD, Sanfilippo ML, Etienne M. </w:t>
      </w:r>
      <w:r w:rsidR="005469C5">
        <w:rPr>
          <w:rFonts w:asciiTheme="minorHAnsi" w:hAnsiTheme="minorHAnsi" w:cs="Helvetica"/>
          <w:color w:val="auto"/>
          <w:shd w:val="clear" w:color="auto" w:fill="F6F7F8"/>
        </w:rPr>
        <w:t>“</w:t>
      </w:r>
      <w:r w:rsidR="005469C5" w:rsidRPr="005469C5">
        <w:rPr>
          <w:rFonts w:asciiTheme="minorHAnsi" w:hAnsiTheme="minorHAnsi" w:cs="Helvetica"/>
          <w:color w:val="auto"/>
          <w:shd w:val="clear" w:color="auto" w:fill="F6F7F8"/>
        </w:rPr>
        <w:t>Acidification of blood is superior to sodium fluoride alone as an inhibitor of glycolysis</w:t>
      </w:r>
      <w:r w:rsidR="005469C5">
        <w:rPr>
          <w:rFonts w:asciiTheme="minorHAnsi" w:hAnsiTheme="minorHAnsi" w:cs="Helvetica"/>
          <w:color w:val="auto"/>
          <w:shd w:val="clear" w:color="auto" w:fill="F6F7F8"/>
        </w:rPr>
        <w:t>”</w:t>
      </w:r>
      <w:r w:rsidR="005469C5" w:rsidRPr="005469C5">
        <w:rPr>
          <w:rFonts w:asciiTheme="minorHAnsi" w:hAnsiTheme="minorHAnsi" w:cs="Helvetica"/>
          <w:color w:val="auto"/>
          <w:shd w:val="clear" w:color="auto" w:fill="F6F7F8"/>
        </w:rPr>
        <w:t>. Clin Chem 2009;55:1019–21</w:t>
      </w:r>
    </w:p>
    <w:p w:rsidR="00D5515C" w:rsidRDefault="005469C5" w:rsidP="00C10D84">
      <w:pPr>
        <w:autoSpaceDE w:val="0"/>
        <w:autoSpaceDN w:val="0"/>
        <w:adjustRightInd w:val="0"/>
        <w:spacing w:before="120" w:after="120" w:line="240" w:lineRule="auto"/>
        <w:jc w:val="both"/>
        <w:rPr>
          <w:rFonts w:cs="Univers"/>
          <w:shd w:val="clear" w:color="auto" w:fill="auto"/>
        </w:rPr>
      </w:pPr>
      <w:r w:rsidRPr="005469C5">
        <w:rPr>
          <w:rFonts w:cs="Helvetica"/>
          <w:shd w:val="clear" w:color="auto" w:fill="F6F7F8"/>
        </w:rPr>
        <w:t xml:space="preserve">[60] </w:t>
      </w:r>
      <w:r w:rsidRPr="005469C5">
        <w:rPr>
          <w:rFonts w:cs="Univers"/>
          <w:shd w:val="clear" w:color="auto" w:fill="auto"/>
        </w:rPr>
        <w:t>Michael J. Pugia</w:t>
      </w:r>
      <w:r w:rsidRPr="005469C5">
        <w:rPr>
          <w:rFonts w:cs="Univers"/>
        </w:rPr>
        <w:t xml:space="preserve"> </w:t>
      </w:r>
      <w:r w:rsidRPr="005469C5">
        <w:rPr>
          <w:rFonts w:cs="Univers"/>
          <w:shd w:val="clear" w:color="auto" w:fill="auto"/>
        </w:rPr>
        <w:t xml:space="preserve"> PhD</w:t>
      </w:r>
      <w:r w:rsidRPr="005469C5">
        <w:rPr>
          <w:rFonts w:cs="Univers"/>
        </w:rPr>
        <w:t>, “</w:t>
      </w:r>
      <w:r w:rsidRPr="005469C5">
        <w:rPr>
          <w:rFonts w:cs="Univers-CondensedBold"/>
          <w:bCs/>
          <w:shd w:val="clear" w:color="auto" w:fill="auto"/>
        </w:rPr>
        <w:t>Technology Behind Diagnostic Reagent Strips</w:t>
      </w:r>
      <w:r w:rsidRPr="005469C5">
        <w:rPr>
          <w:rFonts w:cs="Univers-CondensedBold"/>
          <w:bCs/>
        </w:rPr>
        <w:t xml:space="preserve">”, </w:t>
      </w:r>
      <w:r w:rsidRPr="005469C5">
        <w:rPr>
          <w:rFonts w:cs="Univers"/>
          <w:shd w:val="clear" w:color="auto" w:fill="auto"/>
        </w:rPr>
        <w:t xml:space="preserve">LABORATORY MEDICINE </w:t>
      </w:r>
      <w:r>
        <w:rPr>
          <w:rFonts w:cs="Univers"/>
          <w:shd w:val="clear" w:color="auto" w:fill="auto"/>
        </w:rPr>
        <w:t>VOLUME 31, NUMBER 2 FEBRUARY 200</w:t>
      </w:r>
      <w:r w:rsidRPr="005469C5">
        <w:rPr>
          <w:rFonts w:cs="Univers"/>
          <w:shd w:val="clear" w:color="auto" w:fill="auto"/>
        </w:rPr>
        <w:t>0, pp.92</w:t>
      </w:r>
    </w:p>
    <w:p w:rsidR="005469C5" w:rsidRPr="00D5515C" w:rsidRDefault="00D5515C" w:rsidP="00C10D84">
      <w:pPr>
        <w:autoSpaceDE w:val="0"/>
        <w:autoSpaceDN w:val="0"/>
        <w:adjustRightInd w:val="0"/>
        <w:spacing w:before="120" w:after="120" w:line="240" w:lineRule="auto"/>
        <w:jc w:val="both"/>
        <w:rPr>
          <w:rFonts w:cs="Univers"/>
          <w:shd w:val="clear" w:color="auto" w:fill="auto"/>
        </w:rPr>
      </w:pPr>
      <w:r>
        <w:rPr>
          <w:rFonts w:cs="Univers"/>
          <w:shd w:val="clear" w:color="auto" w:fill="auto"/>
        </w:rPr>
        <w:t xml:space="preserve">[61] </w:t>
      </w:r>
      <w:r w:rsidRPr="00D5515C">
        <w:rPr>
          <w:rFonts w:cs="Minion-Regular"/>
          <w:shd w:val="clear" w:color="auto" w:fill="auto"/>
        </w:rPr>
        <w:t xml:space="preserve">Free A, Free H. </w:t>
      </w:r>
      <w:r w:rsidRPr="00D5515C">
        <w:rPr>
          <w:rFonts w:cs="Minion-Italic"/>
          <w:iCs/>
          <w:shd w:val="clear" w:color="auto" w:fill="auto"/>
        </w:rPr>
        <w:t>Urinalysis in Clinical Laboratory Practice</w:t>
      </w:r>
      <w:r w:rsidRPr="00D5515C">
        <w:rPr>
          <w:rFonts w:cs="Minion-Regular"/>
          <w:shd w:val="clear" w:color="auto" w:fill="auto"/>
        </w:rPr>
        <w:t>. Boca Raton, FL: CRC Press; 1975:217-224.</w:t>
      </w:r>
    </w:p>
    <w:p w:rsidR="005469C5" w:rsidRDefault="005469C5" w:rsidP="00C10D84">
      <w:pPr>
        <w:autoSpaceDE w:val="0"/>
        <w:autoSpaceDN w:val="0"/>
        <w:adjustRightInd w:val="0"/>
        <w:spacing w:before="120" w:after="120" w:line="240" w:lineRule="auto"/>
        <w:jc w:val="both"/>
        <w:rPr>
          <w:rFonts w:ascii="Calibri" w:hAnsi="Calibri" w:cs="ZapfCalligraphic801BT-Roman"/>
          <w:shd w:val="clear" w:color="auto" w:fill="auto"/>
        </w:rPr>
      </w:pPr>
      <w:r w:rsidRPr="005469C5">
        <w:rPr>
          <w:rFonts w:cs="Univers"/>
          <w:shd w:val="clear" w:color="auto" w:fill="auto"/>
        </w:rPr>
        <w:t>[</w:t>
      </w:r>
      <w:r w:rsidRPr="005469C5">
        <w:rPr>
          <w:rFonts w:ascii="Calibri" w:hAnsi="Calibri" w:cs="Univers"/>
          <w:shd w:val="clear" w:color="auto" w:fill="auto"/>
        </w:rPr>
        <w:t>6</w:t>
      </w:r>
      <w:r w:rsidR="00D5515C">
        <w:rPr>
          <w:rFonts w:ascii="Calibri" w:hAnsi="Calibri" w:cs="Univers"/>
          <w:shd w:val="clear" w:color="auto" w:fill="auto"/>
        </w:rPr>
        <w:t>2</w:t>
      </w:r>
      <w:r w:rsidRPr="005469C5">
        <w:rPr>
          <w:rFonts w:ascii="Calibri" w:hAnsi="Calibri" w:cs="Univers"/>
          <w:shd w:val="clear" w:color="auto" w:fill="auto"/>
        </w:rPr>
        <w:t xml:space="preserve">] </w:t>
      </w:r>
      <w:r w:rsidRPr="005469C5">
        <w:rPr>
          <w:rFonts w:ascii="Calibri" w:hAnsi="Calibri" w:cs="FranklinGothicITCbyBT-Book"/>
          <w:shd w:val="clear" w:color="auto" w:fill="auto"/>
        </w:rPr>
        <w:t xml:space="preserve">S.F.Clarke and J.R.Foster, “A history of blood glucose meters and their role in self-monitoring of diabetes mellitus”, </w:t>
      </w:r>
      <w:r w:rsidRPr="005469C5">
        <w:rPr>
          <w:rFonts w:ascii="Calibri" w:hAnsi="Calibri" w:cs="ZapfCalligraphic801BT-Roman"/>
          <w:shd w:val="clear" w:color="auto" w:fill="auto"/>
        </w:rPr>
        <w:t xml:space="preserve"> British Journal of biomedical science 2012 69 (2), pp. 89</w:t>
      </w:r>
    </w:p>
    <w:p w:rsidR="00D5515C" w:rsidRDefault="00D5515C" w:rsidP="00C10D84">
      <w:pPr>
        <w:spacing w:before="120" w:after="120" w:line="240" w:lineRule="auto"/>
        <w:jc w:val="both"/>
      </w:pPr>
      <w:r>
        <w:rPr>
          <w:color w:val="000000"/>
        </w:rPr>
        <w:lastRenderedPageBreak/>
        <w:t>[6</w:t>
      </w:r>
      <w:r w:rsidR="00B853CE">
        <w:rPr>
          <w:color w:val="000000"/>
        </w:rPr>
        <w:t>3</w:t>
      </w:r>
      <w:r>
        <w:rPr>
          <w:color w:val="000000"/>
        </w:rPr>
        <w:t xml:space="preserve">] </w:t>
      </w:r>
      <w:r w:rsidRPr="00A83F25">
        <w:rPr>
          <w:color w:val="000000"/>
        </w:rPr>
        <w:t>Goldstein DE, Little RR, Lorenz RA, Malone JI, Nathan D, Peterson CM, Sacks DB.</w:t>
      </w:r>
      <w:r w:rsidRPr="00A83F25">
        <w:rPr>
          <w:rStyle w:val="apple-converted-space"/>
          <w:color w:val="000000"/>
        </w:rPr>
        <w:t> </w:t>
      </w:r>
      <w:r w:rsidRPr="00A83F25">
        <w:rPr>
          <w:rStyle w:val="ref-title"/>
          <w:color w:val="000000"/>
        </w:rPr>
        <w:t>Tests of glycemia in diabetes</w:t>
      </w:r>
      <w:r w:rsidRPr="00A83F25">
        <w:rPr>
          <w:color w:val="000000"/>
        </w:rPr>
        <w:t>.</w:t>
      </w:r>
      <w:r w:rsidRPr="00A83F25">
        <w:rPr>
          <w:rStyle w:val="apple-converted-space"/>
          <w:color w:val="000000"/>
        </w:rPr>
        <w:t> </w:t>
      </w:r>
      <w:r w:rsidRPr="00A83F25">
        <w:rPr>
          <w:rStyle w:val="ref-journal"/>
          <w:color w:val="000000"/>
        </w:rPr>
        <w:t>Diabetes Care</w:t>
      </w:r>
      <w:r w:rsidRPr="00A83F25">
        <w:rPr>
          <w:rStyle w:val="apple-converted-space"/>
          <w:color w:val="000000"/>
        </w:rPr>
        <w:t> </w:t>
      </w:r>
      <w:r w:rsidRPr="00A83F25">
        <w:rPr>
          <w:color w:val="000000"/>
        </w:rPr>
        <w:t>2004;</w:t>
      </w:r>
      <w:r w:rsidRPr="00A83F25">
        <w:rPr>
          <w:rStyle w:val="ref-vol"/>
          <w:color w:val="000000"/>
        </w:rPr>
        <w:t>27</w:t>
      </w:r>
      <w:r w:rsidRPr="00A83F25">
        <w:rPr>
          <w:color w:val="000000"/>
        </w:rPr>
        <w:t>:1761–73</w:t>
      </w:r>
    </w:p>
    <w:p w:rsidR="00D5515C" w:rsidRPr="00A83F25" w:rsidRDefault="00D5515C" w:rsidP="00C10D84">
      <w:pPr>
        <w:spacing w:before="120" w:after="120" w:line="240" w:lineRule="auto"/>
        <w:jc w:val="both"/>
        <w:rPr>
          <w:rStyle w:val="mixed-citation"/>
          <w:color w:val="000000"/>
        </w:rPr>
      </w:pPr>
      <w:r>
        <w:rPr>
          <w:rStyle w:val="mixed-citation"/>
          <w:color w:val="000000"/>
        </w:rPr>
        <w:t>[6</w:t>
      </w:r>
      <w:r w:rsidR="00B853CE">
        <w:rPr>
          <w:rStyle w:val="mixed-citation"/>
          <w:color w:val="000000"/>
        </w:rPr>
        <w:t>4</w:t>
      </w:r>
      <w:r>
        <w:rPr>
          <w:rStyle w:val="mixed-citation"/>
          <w:color w:val="000000"/>
        </w:rPr>
        <w:t xml:space="preserve">] </w:t>
      </w:r>
      <w:r w:rsidRPr="00A83F25">
        <w:rPr>
          <w:rStyle w:val="mixed-citation"/>
          <w:color w:val="000000"/>
        </w:rPr>
        <w:t>Sacks DB.</w:t>
      </w:r>
      <w:r w:rsidRPr="00A83F25">
        <w:rPr>
          <w:rStyle w:val="apple-converted-space"/>
          <w:color w:val="000000"/>
        </w:rPr>
        <w:t> </w:t>
      </w:r>
      <w:r w:rsidRPr="00A83F25">
        <w:rPr>
          <w:rStyle w:val="ref-title"/>
          <w:color w:val="000000"/>
        </w:rPr>
        <w:t>Diabetes mellitus</w:t>
      </w:r>
      <w:r w:rsidRPr="00A83F25">
        <w:rPr>
          <w:rStyle w:val="mixed-citation"/>
          <w:color w:val="000000"/>
        </w:rPr>
        <w:t>. In: Burtis CA, Ash-wood ER, Bruns DE, editors. , eds.</w:t>
      </w:r>
      <w:r w:rsidRPr="00A83F25">
        <w:rPr>
          <w:rStyle w:val="apple-converted-space"/>
          <w:color w:val="000000"/>
        </w:rPr>
        <w:t> </w:t>
      </w:r>
      <w:r w:rsidRPr="00A83F25">
        <w:rPr>
          <w:rStyle w:val="ref-journal"/>
          <w:color w:val="000000"/>
        </w:rPr>
        <w:t>Tietz textbook of clinical chemistry and molecular diagnostics</w:t>
      </w:r>
      <w:r w:rsidRPr="00A83F25">
        <w:rPr>
          <w:rStyle w:val="mixed-citation"/>
          <w:color w:val="000000"/>
        </w:rPr>
        <w:t>. 5th ed St. Louis: Elsevier Saunders; Accepted; forthcoming 2012</w:t>
      </w:r>
    </w:p>
    <w:p w:rsidR="00D5515C" w:rsidRDefault="00D5515C" w:rsidP="00C10D84">
      <w:pPr>
        <w:spacing w:before="120" w:after="120" w:line="240" w:lineRule="auto"/>
        <w:jc w:val="both"/>
        <w:rPr>
          <w:color w:val="000000"/>
        </w:rPr>
      </w:pPr>
      <w:r>
        <w:t>[6</w:t>
      </w:r>
      <w:r w:rsidR="00B853CE">
        <w:t>5</w:t>
      </w:r>
      <w:r>
        <w:t>]</w:t>
      </w:r>
      <w:r w:rsidRPr="00A83F25">
        <w:t xml:space="preserve"> </w:t>
      </w:r>
      <w:r w:rsidRPr="00A83F25">
        <w:rPr>
          <w:color w:val="000000"/>
        </w:rPr>
        <w:t>Csako G.</w:t>
      </w:r>
      <w:r w:rsidRPr="00A83F25">
        <w:rPr>
          <w:rStyle w:val="apple-converted-space"/>
          <w:color w:val="000000"/>
        </w:rPr>
        <w:t> </w:t>
      </w:r>
      <w:r w:rsidRPr="00A83F25">
        <w:rPr>
          <w:rStyle w:val="ref-title"/>
          <w:color w:val="000000"/>
        </w:rPr>
        <w:t>Causes, consequences, and recognition of false-positive reactions for ketones</w:t>
      </w:r>
      <w:r w:rsidRPr="00A83F25">
        <w:rPr>
          <w:color w:val="000000"/>
        </w:rPr>
        <w:t>.</w:t>
      </w:r>
      <w:r w:rsidRPr="00A83F25">
        <w:rPr>
          <w:rStyle w:val="apple-converted-space"/>
          <w:color w:val="000000"/>
        </w:rPr>
        <w:t> </w:t>
      </w:r>
      <w:r w:rsidRPr="00A83F25">
        <w:rPr>
          <w:rStyle w:val="ref-journal"/>
          <w:color w:val="000000"/>
        </w:rPr>
        <w:t>Clin Chem</w:t>
      </w:r>
      <w:r w:rsidRPr="00A83F25">
        <w:rPr>
          <w:color w:val="000000"/>
        </w:rPr>
        <w:t>1990;</w:t>
      </w:r>
      <w:r w:rsidRPr="00A83F25">
        <w:rPr>
          <w:rStyle w:val="ref-vol"/>
          <w:color w:val="000000"/>
        </w:rPr>
        <w:t>36</w:t>
      </w:r>
      <w:r w:rsidRPr="00A83F25">
        <w:rPr>
          <w:color w:val="000000"/>
        </w:rPr>
        <w:t>:1388–9</w:t>
      </w:r>
    </w:p>
    <w:p w:rsidR="00C84A4D" w:rsidRPr="00A83F25" w:rsidRDefault="00C84A4D" w:rsidP="00C10D84">
      <w:pPr>
        <w:spacing w:before="120" w:after="120" w:line="240" w:lineRule="auto"/>
        <w:jc w:val="both"/>
      </w:pPr>
      <w:r>
        <w:rPr>
          <w:color w:val="000000"/>
        </w:rPr>
        <w:t>[66] American Diabetes Association, Position Statement: Diagnosis and classification of diabetes mellitus, Diabetes Care 2011; 34(suppl 1):S62-S69.</w:t>
      </w:r>
    </w:p>
    <w:p w:rsidR="00D5515C" w:rsidRDefault="00D5515C" w:rsidP="005469C5">
      <w:pPr>
        <w:autoSpaceDE w:val="0"/>
        <w:autoSpaceDN w:val="0"/>
        <w:adjustRightInd w:val="0"/>
        <w:spacing w:after="0" w:line="240" w:lineRule="auto"/>
        <w:rPr>
          <w:rFonts w:ascii="Calibri" w:hAnsi="Calibri" w:cs="ZapfCalligraphic801BT-Roman"/>
          <w:shd w:val="clear" w:color="auto" w:fill="auto"/>
        </w:rPr>
      </w:pPr>
    </w:p>
    <w:p w:rsidR="00D5515C" w:rsidRPr="005469C5" w:rsidRDefault="00D5515C" w:rsidP="005469C5">
      <w:pPr>
        <w:autoSpaceDE w:val="0"/>
        <w:autoSpaceDN w:val="0"/>
        <w:adjustRightInd w:val="0"/>
        <w:spacing w:after="0" w:line="240" w:lineRule="auto"/>
        <w:rPr>
          <w:rFonts w:cs="FranklinGothicITCbyBT-Book"/>
          <w:shd w:val="clear" w:color="auto" w:fill="auto"/>
        </w:rPr>
      </w:pPr>
    </w:p>
    <w:sectPr w:rsidR="00D5515C" w:rsidRPr="005469C5" w:rsidSect="00DE7BBD">
      <w:pgSz w:w="12240" w:h="15840"/>
      <w:pgMar w:top="1440" w:right="1037" w:bottom="1440" w:left="1440" w:header="720" w:footer="37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017" w:rsidRDefault="000E3017" w:rsidP="0064584E">
      <w:r>
        <w:separator/>
      </w:r>
    </w:p>
  </w:endnote>
  <w:endnote w:type="continuationSeparator" w:id="0">
    <w:p w:rsidR="000E3017" w:rsidRDefault="000E3017" w:rsidP="0064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default"/>
    <w:sig w:usb0="00000003" w:usb1="00000000" w:usb2="00000000" w:usb3="00000000" w:csb0="00000001" w:csb1="00000000"/>
  </w:font>
  <w:font w:name="Univers-CondensedBold">
    <w:panose1 w:val="00000000000000000000"/>
    <w:charset w:val="00"/>
    <w:family w:val="swiss"/>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Minion-Italic">
    <w:panose1 w:val="00000000000000000000"/>
    <w:charset w:val="00"/>
    <w:family w:val="roman"/>
    <w:notTrueType/>
    <w:pitch w:val="default"/>
    <w:sig w:usb0="00000003" w:usb1="00000000" w:usb2="00000000" w:usb3="00000000" w:csb0="00000001" w:csb1="00000000"/>
  </w:font>
  <w:font w:name="ZapfCalligraphic801BT-Roman">
    <w:panose1 w:val="00000000000000000000"/>
    <w:charset w:val="00"/>
    <w:family w:val="roman"/>
    <w:notTrueType/>
    <w:pitch w:val="default"/>
    <w:sig w:usb0="00000003" w:usb1="00000000" w:usb2="00000000" w:usb3="00000000" w:csb0="00000001" w:csb1="00000000"/>
  </w:font>
  <w:font w:name="FranklinGothicITCbyBT-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9D" w:rsidRPr="00622763" w:rsidRDefault="00C9339D" w:rsidP="00622763">
    <w:pPr>
      <w:pStyle w:val="Footer"/>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4384" behindDoc="0" locked="0" layoutInCell="1" allowOverlap="1" wp14:anchorId="037C8601" wp14:editId="5B2D9028">
              <wp:simplePos x="0" y="0"/>
              <wp:positionH relativeFrom="column">
                <wp:posOffset>42545</wp:posOffset>
              </wp:positionH>
              <wp:positionV relativeFrom="paragraph">
                <wp:posOffset>-22225</wp:posOffset>
              </wp:positionV>
              <wp:extent cx="6107430" cy="0"/>
              <wp:effectExtent l="13970" t="13335" r="12700" b="1524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24F3723" id="_x0000_t32" coordsize="21600,21600" o:spt="32" o:oned="t" path="m,l21600,21600e" filled="f">
              <v:path arrowok="t" fillok="f" o:connecttype="none"/>
              <o:lock v:ext="edit" shapetype="t"/>
            </v:shapetype>
            <v:shape id="AutoShape 6" o:spid="_x0000_s1026" type="#_x0000_t32" style="position:absolute;margin-left:3.35pt;margin-top:-1.75pt;width:480.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em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SyL&#10;kMQt3NHzyalQGi3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" strokecolor="#5b9bd5 [3204]" strokeweight="1.25pt"/>
          </w:pict>
        </mc:Fallback>
      </mc:AlternateContent>
    </w:r>
    <w:r>
      <w:rPr>
        <w:b/>
        <w:color w:val="2E74B5" w:themeColor="accent1" w:themeShade="BF"/>
      </w:rPr>
      <w:t>PRETHESIS REPORT</w:t>
    </w:r>
    <w:r w:rsidRPr="00622763">
      <w:rPr>
        <w:b/>
        <w:color w:val="2E74B5" w:themeColor="accent1" w:themeShade="BF"/>
      </w:rPr>
      <w:t xml:space="preserve"> – </w:t>
    </w:r>
    <w:r>
      <w:rPr>
        <w:b/>
        <w:color w:val="2E74B5" w:themeColor="accent1" w:themeShade="BF"/>
      </w:rPr>
      <w:t>JANUARY</w:t>
    </w:r>
    <w:r w:rsidRPr="00622763">
      <w:rPr>
        <w:b/>
        <w:color w:val="2E74B5" w:themeColor="accent1" w:themeShade="BF"/>
      </w:rPr>
      <w:t>,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9D" w:rsidRPr="00622763" w:rsidRDefault="00C9339D" w:rsidP="00622763">
    <w:pPr>
      <w:pStyle w:val="Footer"/>
      <w:spacing w:before="360"/>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6432" behindDoc="0" locked="0" layoutInCell="1" allowOverlap="1" wp14:anchorId="232FE382" wp14:editId="7F37A985">
              <wp:simplePos x="0" y="0"/>
              <wp:positionH relativeFrom="column">
                <wp:posOffset>-28575</wp:posOffset>
              </wp:positionH>
              <wp:positionV relativeFrom="paragraph">
                <wp:posOffset>205740</wp:posOffset>
              </wp:positionV>
              <wp:extent cx="6188075" cy="635"/>
              <wp:effectExtent l="9525" t="9525" r="12700" b="8890"/>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075"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23B3D95" id="_x0000_t32" coordsize="21600,21600" o:spt="32" o:oned="t" path="m,l21600,21600e" filled="f">
              <v:path arrowok="t" fillok="f" o:connecttype="none"/>
              <o:lock v:ext="edit" shapetype="t"/>
            </v:shapetype>
            <v:shape id="AutoShape 8" o:spid="_x0000_s1026" type="#_x0000_t32" style="position:absolute;margin-left:-2.25pt;margin-top:16.2pt;width:487.2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" strokecolor="#5b9bd5 [3204]" strokeweight="1.25pt"/>
          </w:pict>
        </mc:Fallback>
      </mc:AlternateContent>
    </w:r>
    <w:r w:rsidRPr="00622763">
      <w:rPr>
        <w:b/>
        <w:color w:val="2E74B5" w:themeColor="accent1" w:themeShade="BF"/>
      </w:rPr>
      <w:t>RESEARCH 3B – JUNE, 2015</w:t>
    </w:r>
  </w:p>
  <w:p w:rsidR="00C9339D" w:rsidRDefault="00C9339D" w:rsidP="0062276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017" w:rsidRDefault="000E3017" w:rsidP="0064584E">
      <w:r>
        <w:separator/>
      </w:r>
    </w:p>
  </w:footnote>
  <w:footnote w:type="continuationSeparator" w:id="0">
    <w:p w:rsidR="000E3017" w:rsidRDefault="000E3017" w:rsidP="006458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9D" w:rsidRDefault="00C9339D" w:rsidP="00515D1B">
    <w:pPr>
      <w:pStyle w:val="Header"/>
      <w:spacing w:line="240" w:lineRule="auto"/>
      <w:jc w:val="center"/>
    </w:pPr>
    <w:r>
      <w:rPr>
        <w:noProof/>
        <w:lang w:eastAsia="en-US"/>
      </w:rPr>
      <w:drawing>
        <wp:anchor distT="0" distB="0" distL="114300" distR="114300" simplePos="0" relativeHeight="251661312" behindDoc="0" locked="0" layoutInCell="1" allowOverlap="1" wp14:anchorId="591FCAC6" wp14:editId="33B2F4BB">
          <wp:simplePos x="0" y="0"/>
          <wp:positionH relativeFrom="column">
            <wp:posOffset>5539740</wp:posOffset>
          </wp:positionH>
          <wp:positionV relativeFrom="paragraph">
            <wp:posOffset>-181610</wp:posOffset>
          </wp:positionV>
          <wp:extent cx="530225" cy="534670"/>
          <wp:effectExtent l="19050" t="0" r="3175" b="0"/>
          <wp:wrapSquare wrapText="bothSides"/>
          <wp:docPr id="46" name="Picture 22" descr="http://csc.hcmiu.edu.vn:8080/dspace/bitstream/id/1610/?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sc.hcmiu.edu.vn:8080/dspace/bitstream/id/1610/?sequence=-1"/>
                  <pic:cNvPicPr>
                    <a:picLocks noChangeAspect="1" noChangeArrowheads="1"/>
                  </pic:cNvPicPr>
                </pic:nvPicPr>
                <pic:blipFill>
                  <a:blip r:embed="rId1"/>
                  <a:srcRect/>
                  <a:stretch>
                    <a:fillRect/>
                  </a:stretch>
                </pic:blipFill>
                <pic:spPr bwMode="auto">
                  <a:xfrm>
                    <a:off x="0" y="0"/>
                    <a:ext cx="530225" cy="534670"/>
                  </a:xfrm>
                  <a:prstGeom prst="rect">
                    <a:avLst/>
                  </a:prstGeom>
                  <a:noFill/>
                  <a:ln w="9525">
                    <a:noFill/>
                    <a:miter lim="800000"/>
                    <a:headEnd/>
                    <a:tailEnd/>
                  </a:ln>
                </pic:spPr>
              </pic:pic>
            </a:graphicData>
          </a:graphic>
        </wp:anchor>
      </w:drawing>
    </w:r>
    <w:r>
      <w:rPr>
        <w:noProof/>
        <w:lang w:eastAsia="en-US"/>
      </w:rPr>
      <w:t xml:space="preserve"> </w:t>
    </w:r>
    <w:r>
      <w:rPr>
        <w:noProof/>
        <w:lang w:eastAsia="en-US"/>
      </w:rPr>
      <w:drawing>
        <wp:anchor distT="0" distB="0" distL="114300" distR="114300" simplePos="0" relativeHeight="251660288" behindDoc="0" locked="0" layoutInCell="1" allowOverlap="1" wp14:anchorId="73638BDD" wp14:editId="4CF986A2">
          <wp:simplePos x="0" y="0"/>
          <wp:positionH relativeFrom="column">
            <wp:posOffset>113665</wp:posOffset>
          </wp:positionH>
          <wp:positionV relativeFrom="paragraph">
            <wp:posOffset>-181610</wp:posOffset>
          </wp:positionV>
          <wp:extent cx="532130" cy="542925"/>
          <wp:effectExtent l="19050" t="0" r="1270" b="0"/>
          <wp:wrapSquare wrapText="bothSides"/>
          <wp:docPr id="45" name="Picture 17" descr="http://csc.hcmiu.edu.vn:8080/dspace/bitstream/id/672/?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sc.hcmiu.edu.vn:8080/dspace/bitstream/id/672/?sequence=-1"/>
                  <pic:cNvPicPr>
                    <a:picLocks noChangeAspect="1" noChangeArrowheads="1"/>
                  </pic:cNvPicPr>
                </pic:nvPicPr>
                <pic:blipFill>
                  <a:blip r:embed="rId2"/>
                  <a:srcRect/>
                  <a:stretch>
                    <a:fillRect/>
                  </a:stretch>
                </pic:blipFill>
                <pic:spPr bwMode="auto">
                  <a:xfrm>
                    <a:off x="0" y="0"/>
                    <a:ext cx="532130" cy="542925"/>
                  </a:xfrm>
                  <a:prstGeom prst="rect">
                    <a:avLst/>
                  </a:prstGeom>
                  <a:noFill/>
                  <a:ln w="9525">
                    <a:noFill/>
                    <a:miter lim="800000"/>
                    <a:headEnd/>
                    <a:tailEnd/>
                  </a:ln>
                </pic:spPr>
              </pic:pic>
            </a:graphicData>
          </a:graphic>
        </wp:anchor>
      </w:drawing>
    </w:r>
    <w:r>
      <w:t>INTERNATIONAL UNIVERSITY, VIETNAM NATIONAL UNIVERSITY – HCMC</w:t>
    </w:r>
  </w:p>
  <w:p w:rsidR="00C9339D" w:rsidRDefault="00C9339D" w:rsidP="00515D1B">
    <w:pPr>
      <w:pStyle w:val="Header"/>
      <w:spacing w:line="240" w:lineRule="auto"/>
      <w:jc w:val="center"/>
      <w:rPr>
        <w:b/>
        <w:color w:val="2E74B5" w:themeColor="accent1" w:themeShade="BF"/>
      </w:rPr>
    </w:pPr>
    <w:r w:rsidRPr="00515D1B">
      <w:rPr>
        <w:b/>
        <w:color w:val="2E74B5" w:themeColor="accent1" w:themeShade="BF"/>
      </w:rPr>
      <w:t>BIOMEDICAL ENGINEERING DEPARTMENT</w:t>
    </w:r>
  </w:p>
  <w:p w:rsidR="00C9339D" w:rsidRPr="00515D1B" w:rsidRDefault="00C9339D" w:rsidP="00515D1B">
    <w:pPr>
      <w:pStyle w:val="Header"/>
      <w:spacing w:line="240" w:lineRule="auto"/>
      <w:jc w:val="center"/>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3360" behindDoc="0" locked="0" layoutInCell="1" allowOverlap="1" wp14:anchorId="1BAEDDAE" wp14:editId="1E7B141C">
              <wp:simplePos x="0" y="0"/>
              <wp:positionH relativeFrom="column">
                <wp:posOffset>52070</wp:posOffset>
              </wp:positionH>
              <wp:positionV relativeFrom="paragraph">
                <wp:posOffset>50165</wp:posOffset>
              </wp:positionV>
              <wp:extent cx="6107430" cy="635"/>
              <wp:effectExtent l="13970" t="12700" r="12700" b="5715"/>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635"/>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1FFD4801" id="_x0000_t32" coordsize="21600,21600" o:spt="32" o:oned="t" path="m,l21600,21600e" filled="f">
              <v:path arrowok="t" fillok="f" o:connecttype="none"/>
              <o:lock v:ext="edit" shapetype="t"/>
            </v:shapetype>
            <v:shape id="AutoShape 5" o:spid="_x0000_s1026" type="#_x0000_t32" style="position:absolute;margin-left:4.1pt;margin-top:3.95pt;width:480.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" strokecolor="gray [1629]"/>
          </w:pict>
        </mc:Fallback>
      </mc:AlternateContent>
    </w:r>
    <w:r>
      <w:rPr>
        <w:b/>
        <w:noProof/>
        <w:color w:val="2E74B5" w:themeColor="accent1" w:themeShade="BF"/>
        <w:shd w:val="clear" w:color="auto" w:fill="auto"/>
        <w:lang w:eastAsia="en-US"/>
      </w:rPr>
      <mc:AlternateContent>
        <mc:Choice Requires="wps">
          <w:drawing>
            <wp:anchor distT="0" distB="0" distL="114300" distR="114300" simplePos="0" relativeHeight="251662336" behindDoc="0" locked="0" layoutInCell="1" allowOverlap="1" wp14:anchorId="72BF3CFA" wp14:editId="2D93359D">
              <wp:simplePos x="0" y="0"/>
              <wp:positionH relativeFrom="column">
                <wp:posOffset>52070</wp:posOffset>
              </wp:positionH>
              <wp:positionV relativeFrom="paragraph">
                <wp:posOffset>15875</wp:posOffset>
              </wp:positionV>
              <wp:extent cx="6107430" cy="0"/>
              <wp:effectExtent l="13970" t="16510" r="12700" b="1206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8229296" id="AutoShape 4" o:spid="_x0000_s1026" type="#_x0000_t32" style="position:absolute;margin-left:4.1pt;margin-top:1.25pt;width:480.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AX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WwZ&#10;IYlbuKPnk1OhNMr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" strokecolor="#5b9bd5 [3204]" strokeweight="1.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809453"/>
      <w:docPartObj>
        <w:docPartGallery w:val="Page Numbers (Top of Page)"/>
        <w:docPartUnique/>
      </w:docPartObj>
    </w:sdtPr>
    <w:sdtEndPr>
      <w:rPr>
        <w:spacing w:val="60"/>
      </w:rPr>
    </w:sdtEndPr>
    <w:sdtContent>
      <w:p w:rsidR="00C9339D" w:rsidRPr="00B61C4F" w:rsidRDefault="00C9339D" w:rsidP="00B61C4F">
        <w:pPr>
          <w:pStyle w:val="Header"/>
          <w:tabs>
            <w:tab w:val="clear" w:pos="4680"/>
            <w:tab w:val="clear" w:pos="9360"/>
            <w:tab w:val="center" w:pos="9356"/>
            <w:tab w:val="right" w:pos="9759"/>
          </w:tabs>
          <w:spacing w:line="240" w:lineRule="auto"/>
          <w:ind w:left="-284"/>
          <w:jc w:val="both"/>
          <w:rPr>
            <w:i/>
          </w:rPr>
        </w:pPr>
        <w:r w:rsidRPr="00B61C4F">
          <w:rPr>
            <w:i/>
            <w:sz w:val="22"/>
            <w:szCs w:val="20"/>
          </w:rPr>
          <w:t>Development of an EKG scoring system applied for detection and quantification of myocardial damage using morphological features and de</w:t>
        </w:r>
        <w:r>
          <w:rPr>
            <w:i/>
            <w:sz w:val="22"/>
            <w:szCs w:val="20"/>
          </w:rPr>
          <w:t>-</w:t>
        </w:r>
        <w:r w:rsidRPr="00B61C4F">
          <w:rPr>
            <w:i/>
            <w:sz w:val="22"/>
            <w:szCs w:val="20"/>
          </w:rPr>
          <w:t>trended fluctuation analysis</w:t>
        </w:r>
        <w:r w:rsidRPr="00611CA9">
          <w:rPr>
            <w:i/>
            <w:sz w:val="20"/>
            <w:szCs w:val="20"/>
          </w:rPr>
          <w:tab/>
        </w:r>
        <w:r w:rsidRPr="00611CA9">
          <w:rPr>
            <w:b/>
          </w:rPr>
          <w:fldChar w:fldCharType="begin"/>
        </w:r>
        <w:r w:rsidRPr="00611CA9">
          <w:rPr>
            <w:b/>
          </w:rPr>
          <w:instrText xml:space="preserve"> PAGE   \* MERGEFORMAT </w:instrText>
        </w:r>
        <w:r w:rsidRPr="00611CA9">
          <w:rPr>
            <w:b/>
          </w:rPr>
          <w:fldChar w:fldCharType="separate"/>
        </w:r>
        <w:r w:rsidR="00FB760D">
          <w:rPr>
            <w:b/>
            <w:noProof/>
          </w:rPr>
          <w:t>1</w:t>
        </w:r>
        <w:r w:rsidRPr="00611CA9">
          <w:rPr>
            <w:b/>
          </w:rPr>
          <w:fldChar w:fldCharType="end"/>
        </w:r>
        <w:r w:rsidRPr="00611CA9">
          <w:rPr>
            <w:b/>
          </w:rPr>
          <w:tab/>
        </w:r>
      </w:p>
    </w:sdtContent>
  </w:sdt>
  <w:p w:rsidR="00C9339D" w:rsidRDefault="00C9339D" w:rsidP="00611CA9">
    <w:pPr>
      <w:pStyle w:val="Header"/>
      <w:tabs>
        <w:tab w:val="clear" w:pos="4680"/>
        <w:tab w:val="clear" w:pos="9360"/>
        <w:tab w:val="left" w:pos="2100"/>
      </w:tabs>
    </w:pPr>
    <w:r>
      <w:rPr>
        <w:noProof/>
        <w:shd w:val="clear" w:color="auto" w:fill="auto"/>
        <w:lang w:eastAsia="en-US"/>
      </w:rPr>
      <mc:AlternateContent>
        <mc:Choice Requires="wps">
          <w:drawing>
            <wp:anchor distT="0" distB="0" distL="114300" distR="114300" simplePos="0" relativeHeight="251667456" behindDoc="0" locked="0" layoutInCell="1" allowOverlap="1" wp14:anchorId="577E333D" wp14:editId="1F80970F">
              <wp:simplePos x="0" y="0"/>
              <wp:positionH relativeFrom="column">
                <wp:posOffset>-171450</wp:posOffset>
              </wp:positionH>
              <wp:positionV relativeFrom="paragraph">
                <wp:posOffset>46990</wp:posOffset>
              </wp:positionV>
              <wp:extent cx="6330950" cy="635"/>
              <wp:effectExtent l="9525" t="13335" r="12700" b="14605"/>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0950"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6638D5C" id="_x0000_t32" coordsize="21600,21600" o:spt="32" o:oned="t" path="m,l21600,21600e" filled="f">
              <v:path arrowok="t" fillok="f" o:connecttype="none"/>
              <o:lock v:ext="edit" shapetype="t"/>
            </v:shapetype>
            <v:shape id="AutoShape 13" o:spid="_x0000_s1026" type="#_x0000_t32" style="position:absolute;margin-left:-13.5pt;margin-top:3.7pt;width:498.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" strokecolor="#5b9bd5 [3204]" strokeweight="1.25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40A12"/>
    <w:multiLevelType w:val="hybridMultilevel"/>
    <w:tmpl w:val="1B5C018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DF00D6"/>
    <w:multiLevelType w:val="hybridMultilevel"/>
    <w:tmpl w:val="810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F6B2D"/>
    <w:multiLevelType w:val="multilevel"/>
    <w:tmpl w:val="EE94227E"/>
    <w:lvl w:ilvl="0">
      <w:start w:val="1"/>
      <w:numFmt w:val="decimal"/>
      <w:lvlText w:val="%1"/>
      <w:lvlJc w:val="left"/>
      <w:pPr>
        <w:ind w:left="510" w:hanging="510"/>
      </w:pPr>
      <w:rPr>
        <w:rFonts w:hint="default"/>
      </w:rPr>
    </w:lvl>
    <w:lvl w:ilvl="1">
      <w:start w:val="5"/>
      <w:numFmt w:val="decimal"/>
      <w:lvlText w:val="%1.%2"/>
      <w:lvlJc w:val="left"/>
      <w:pPr>
        <w:ind w:left="645" w:hanging="51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3">
    <w:nsid w:val="18A94EE7"/>
    <w:multiLevelType w:val="hybridMultilevel"/>
    <w:tmpl w:val="8CA88DD6"/>
    <w:lvl w:ilvl="0" w:tplc="805EF8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5F97B42"/>
    <w:multiLevelType w:val="hybridMultilevel"/>
    <w:tmpl w:val="E232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1419C"/>
    <w:multiLevelType w:val="hybridMultilevel"/>
    <w:tmpl w:val="6E7C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BE74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9401818"/>
    <w:multiLevelType w:val="hybridMultilevel"/>
    <w:tmpl w:val="3AEA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571C1C"/>
    <w:multiLevelType w:val="hybridMultilevel"/>
    <w:tmpl w:val="65446F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C7B7724"/>
    <w:multiLevelType w:val="hybridMultilevel"/>
    <w:tmpl w:val="15B88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9F62B0"/>
    <w:multiLevelType w:val="multilevel"/>
    <w:tmpl w:val="04E4DAA2"/>
    <w:lvl w:ilvl="0">
      <w:start w:val="1"/>
      <w:numFmt w:val="upperRoman"/>
      <w:lvlText w:val="%1."/>
      <w:lvlJc w:val="left"/>
      <w:pPr>
        <w:ind w:left="1440" w:hanging="1080"/>
      </w:pPr>
      <w:rPr>
        <w:rFonts w:hint="default"/>
      </w:rPr>
    </w:lvl>
    <w:lvl w:ilvl="1">
      <w:start w:val="1"/>
      <w:numFmt w:val="decimal"/>
      <w:isLgl/>
      <w:lvlText w:val="%1.%2"/>
      <w:lvlJc w:val="left"/>
      <w:pPr>
        <w:ind w:left="66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65866BC"/>
    <w:multiLevelType w:val="hybridMultilevel"/>
    <w:tmpl w:val="2F1ED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703865"/>
    <w:multiLevelType w:val="multilevel"/>
    <w:tmpl w:val="86B07C3E"/>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4F454C05"/>
    <w:multiLevelType w:val="hybridMultilevel"/>
    <w:tmpl w:val="2D64BAE0"/>
    <w:lvl w:ilvl="0" w:tplc="9D6A93E8">
      <w:start w:val="1"/>
      <w:numFmt w:val="bullet"/>
      <w:lvlText w:val=""/>
      <w:lvlJc w:val="left"/>
      <w:pPr>
        <w:tabs>
          <w:tab w:val="num" w:pos="720"/>
        </w:tabs>
        <w:ind w:left="720" w:hanging="360"/>
      </w:pPr>
      <w:rPr>
        <w:rFonts w:ascii="Wingdings" w:hAnsi="Wingdings" w:hint="default"/>
      </w:rPr>
    </w:lvl>
    <w:lvl w:ilvl="1" w:tplc="C4102C78" w:tentative="1">
      <w:start w:val="1"/>
      <w:numFmt w:val="bullet"/>
      <w:lvlText w:val=""/>
      <w:lvlJc w:val="left"/>
      <w:pPr>
        <w:tabs>
          <w:tab w:val="num" w:pos="1440"/>
        </w:tabs>
        <w:ind w:left="1440" w:hanging="360"/>
      </w:pPr>
      <w:rPr>
        <w:rFonts w:ascii="Wingdings" w:hAnsi="Wingdings" w:hint="default"/>
      </w:rPr>
    </w:lvl>
    <w:lvl w:ilvl="2" w:tplc="65FE5F50" w:tentative="1">
      <w:start w:val="1"/>
      <w:numFmt w:val="bullet"/>
      <w:lvlText w:val=""/>
      <w:lvlJc w:val="left"/>
      <w:pPr>
        <w:tabs>
          <w:tab w:val="num" w:pos="2160"/>
        </w:tabs>
        <w:ind w:left="2160" w:hanging="360"/>
      </w:pPr>
      <w:rPr>
        <w:rFonts w:ascii="Wingdings" w:hAnsi="Wingdings" w:hint="default"/>
      </w:rPr>
    </w:lvl>
    <w:lvl w:ilvl="3" w:tplc="EFE24AC2" w:tentative="1">
      <w:start w:val="1"/>
      <w:numFmt w:val="bullet"/>
      <w:lvlText w:val=""/>
      <w:lvlJc w:val="left"/>
      <w:pPr>
        <w:tabs>
          <w:tab w:val="num" w:pos="2880"/>
        </w:tabs>
        <w:ind w:left="2880" w:hanging="360"/>
      </w:pPr>
      <w:rPr>
        <w:rFonts w:ascii="Wingdings" w:hAnsi="Wingdings" w:hint="default"/>
      </w:rPr>
    </w:lvl>
    <w:lvl w:ilvl="4" w:tplc="4EA0C506" w:tentative="1">
      <w:start w:val="1"/>
      <w:numFmt w:val="bullet"/>
      <w:lvlText w:val=""/>
      <w:lvlJc w:val="left"/>
      <w:pPr>
        <w:tabs>
          <w:tab w:val="num" w:pos="3600"/>
        </w:tabs>
        <w:ind w:left="3600" w:hanging="360"/>
      </w:pPr>
      <w:rPr>
        <w:rFonts w:ascii="Wingdings" w:hAnsi="Wingdings" w:hint="default"/>
      </w:rPr>
    </w:lvl>
    <w:lvl w:ilvl="5" w:tplc="F6C0CF96" w:tentative="1">
      <w:start w:val="1"/>
      <w:numFmt w:val="bullet"/>
      <w:lvlText w:val=""/>
      <w:lvlJc w:val="left"/>
      <w:pPr>
        <w:tabs>
          <w:tab w:val="num" w:pos="4320"/>
        </w:tabs>
        <w:ind w:left="4320" w:hanging="360"/>
      </w:pPr>
      <w:rPr>
        <w:rFonts w:ascii="Wingdings" w:hAnsi="Wingdings" w:hint="default"/>
      </w:rPr>
    </w:lvl>
    <w:lvl w:ilvl="6" w:tplc="2CCE64AC" w:tentative="1">
      <w:start w:val="1"/>
      <w:numFmt w:val="bullet"/>
      <w:lvlText w:val=""/>
      <w:lvlJc w:val="left"/>
      <w:pPr>
        <w:tabs>
          <w:tab w:val="num" w:pos="5040"/>
        </w:tabs>
        <w:ind w:left="5040" w:hanging="360"/>
      </w:pPr>
      <w:rPr>
        <w:rFonts w:ascii="Wingdings" w:hAnsi="Wingdings" w:hint="default"/>
      </w:rPr>
    </w:lvl>
    <w:lvl w:ilvl="7" w:tplc="7158D580" w:tentative="1">
      <w:start w:val="1"/>
      <w:numFmt w:val="bullet"/>
      <w:lvlText w:val=""/>
      <w:lvlJc w:val="left"/>
      <w:pPr>
        <w:tabs>
          <w:tab w:val="num" w:pos="5760"/>
        </w:tabs>
        <w:ind w:left="5760" w:hanging="360"/>
      </w:pPr>
      <w:rPr>
        <w:rFonts w:ascii="Wingdings" w:hAnsi="Wingdings" w:hint="default"/>
      </w:rPr>
    </w:lvl>
    <w:lvl w:ilvl="8" w:tplc="162CE7BA" w:tentative="1">
      <w:start w:val="1"/>
      <w:numFmt w:val="bullet"/>
      <w:lvlText w:val=""/>
      <w:lvlJc w:val="left"/>
      <w:pPr>
        <w:tabs>
          <w:tab w:val="num" w:pos="6480"/>
        </w:tabs>
        <w:ind w:left="6480" w:hanging="360"/>
      </w:pPr>
      <w:rPr>
        <w:rFonts w:ascii="Wingdings" w:hAnsi="Wingdings" w:hint="default"/>
      </w:rPr>
    </w:lvl>
  </w:abstractNum>
  <w:abstractNum w:abstractNumId="14">
    <w:nsid w:val="54770F51"/>
    <w:multiLevelType w:val="hybridMultilevel"/>
    <w:tmpl w:val="2260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254536"/>
    <w:multiLevelType w:val="hybridMultilevel"/>
    <w:tmpl w:val="EB20E846"/>
    <w:lvl w:ilvl="0" w:tplc="7C10D43A">
      <w:start w:val="1"/>
      <w:numFmt w:val="bullet"/>
      <w:lvlText w:val=""/>
      <w:lvlJc w:val="left"/>
      <w:pPr>
        <w:tabs>
          <w:tab w:val="num" w:pos="720"/>
        </w:tabs>
        <w:ind w:left="720" w:hanging="360"/>
      </w:pPr>
      <w:rPr>
        <w:rFonts w:ascii="Wingdings" w:hAnsi="Wingdings" w:hint="default"/>
      </w:rPr>
    </w:lvl>
    <w:lvl w:ilvl="1" w:tplc="616A8436" w:tentative="1">
      <w:start w:val="1"/>
      <w:numFmt w:val="bullet"/>
      <w:lvlText w:val=""/>
      <w:lvlJc w:val="left"/>
      <w:pPr>
        <w:tabs>
          <w:tab w:val="num" w:pos="1440"/>
        </w:tabs>
        <w:ind w:left="1440" w:hanging="360"/>
      </w:pPr>
      <w:rPr>
        <w:rFonts w:ascii="Wingdings" w:hAnsi="Wingdings" w:hint="default"/>
      </w:rPr>
    </w:lvl>
    <w:lvl w:ilvl="2" w:tplc="7B48FC6A" w:tentative="1">
      <w:start w:val="1"/>
      <w:numFmt w:val="bullet"/>
      <w:lvlText w:val=""/>
      <w:lvlJc w:val="left"/>
      <w:pPr>
        <w:tabs>
          <w:tab w:val="num" w:pos="2160"/>
        </w:tabs>
        <w:ind w:left="2160" w:hanging="360"/>
      </w:pPr>
      <w:rPr>
        <w:rFonts w:ascii="Wingdings" w:hAnsi="Wingdings" w:hint="default"/>
      </w:rPr>
    </w:lvl>
    <w:lvl w:ilvl="3" w:tplc="20C81304" w:tentative="1">
      <w:start w:val="1"/>
      <w:numFmt w:val="bullet"/>
      <w:lvlText w:val=""/>
      <w:lvlJc w:val="left"/>
      <w:pPr>
        <w:tabs>
          <w:tab w:val="num" w:pos="2880"/>
        </w:tabs>
        <w:ind w:left="2880" w:hanging="360"/>
      </w:pPr>
      <w:rPr>
        <w:rFonts w:ascii="Wingdings" w:hAnsi="Wingdings" w:hint="default"/>
      </w:rPr>
    </w:lvl>
    <w:lvl w:ilvl="4" w:tplc="EECE170C" w:tentative="1">
      <w:start w:val="1"/>
      <w:numFmt w:val="bullet"/>
      <w:lvlText w:val=""/>
      <w:lvlJc w:val="left"/>
      <w:pPr>
        <w:tabs>
          <w:tab w:val="num" w:pos="3600"/>
        </w:tabs>
        <w:ind w:left="3600" w:hanging="360"/>
      </w:pPr>
      <w:rPr>
        <w:rFonts w:ascii="Wingdings" w:hAnsi="Wingdings" w:hint="default"/>
      </w:rPr>
    </w:lvl>
    <w:lvl w:ilvl="5" w:tplc="7DA82380" w:tentative="1">
      <w:start w:val="1"/>
      <w:numFmt w:val="bullet"/>
      <w:lvlText w:val=""/>
      <w:lvlJc w:val="left"/>
      <w:pPr>
        <w:tabs>
          <w:tab w:val="num" w:pos="4320"/>
        </w:tabs>
        <w:ind w:left="4320" w:hanging="360"/>
      </w:pPr>
      <w:rPr>
        <w:rFonts w:ascii="Wingdings" w:hAnsi="Wingdings" w:hint="default"/>
      </w:rPr>
    </w:lvl>
    <w:lvl w:ilvl="6" w:tplc="47620C8E" w:tentative="1">
      <w:start w:val="1"/>
      <w:numFmt w:val="bullet"/>
      <w:lvlText w:val=""/>
      <w:lvlJc w:val="left"/>
      <w:pPr>
        <w:tabs>
          <w:tab w:val="num" w:pos="5040"/>
        </w:tabs>
        <w:ind w:left="5040" w:hanging="360"/>
      </w:pPr>
      <w:rPr>
        <w:rFonts w:ascii="Wingdings" w:hAnsi="Wingdings" w:hint="default"/>
      </w:rPr>
    </w:lvl>
    <w:lvl w:ilvl="7" w:tplc="0554AF32" w:tentative="1">
      <w:start w:val="1"/>
      <w:numFmt w:val="bullet"/>
      <w:lvlText w:val=""/>
      <w:lvlJc w:val="left"/>
      <w:pPr>
        <w:tabs>
          <w:tab w:val="num" w:pos="5760"/>
        </w:tabs>
        <w:ind w:left="5760" w:hanging="360"/>
      </w:pPr>
      <w:rPr>
        <w:rFonts w:ascii="Wingdings" w:hAnsi="Wingdings" w:hint="default"/>
      </w:rPr>
    </w:lvl>
    <w:lvl w:ilvl="8" w:tplc="9864C472" w:tentative="1">
      <w:start w:val="1"/>
      <w:numFmt w:val="bullet"/>
      <w:lvlText w:val=""/>
      <w:lvlJc w:val="left"/>
      <w:pPr>
        <w:tabs>
          <w:tab w:val="num" w:pos="6480"/>
        </w:tabs>
        <w:ind w:left="6480" w:hanging="360"/>
      </w:pPr>
      <w:rPr>
        <w:rFonts w:ascii="Wingdings" w:hAnsi="Wingdings" w:hint="default"/>
      </w:rPr>
    </w:lvl>
  </w:abstractNum>
  <w:abstractNum w:abstractNumId="16">
    <w:nsid w:val="5BB5762A"/>
    <w:multiLevelType w:val="hybridMultilevel"/>
    <w:tmpl w:val="1A0CA400"/>
    <w:lvl w:ilvl="0" w:tplc="0E7292E8">
      <w:start w:val="1"/>
      <w:numFmt w:val="bullet"/>
      <w:lvlText w:val=""/>
      <w:lvlJc w:val="left"/>
      <w:pPr>
        <w:tabs>
          <w:tab w:val="num" w:pos="720"/>
        </w:tabs>
        <w:ind w:left="720" w:hanging="360"/>
      </w:pPr>
      <w:rPr>
        <w:rFonts w:ascii="Wingdings" w:hAnsi="Wingdings" w:hint="default"/>
      </w:rPr>
    </w:lvl>
    <w:lvl w:ilvl="1" w:tplc="6D76A4D6" w:tentative="1">
      <w:start w:val="1"/>
      <w:numFmt w:val="bullet"/>
      <w:lvlText w:val=""/>
      <w:lvlJc w:val="left"/>
      <w:pPr>
        <w:tabs>
          <w:tab w:val="num" w:pos="1440"/>
        </w:tabs>
        <w:ind w:left="1440" w:hanging="360"/>
      </w:pPr>
      <w:rPr>
        <w:rFonts w:ascii="Wingdings" w:hAnsi="Wingdings" w:hint="default"/>
      </w:rPr>
    </w:lvl>
    <w:lvl w:ilvl="2" w:tplc="13946086" w:tentative="1">
      <w:start w:val="1"/>
      <w:numFmt w:val="bullet"/>
      <w:lvlText w:val=""/>
      <w:lvlJc w:val="left"/>
      <w:pPr>
        <w:tabs>
          <w:tab w:val="num" w:pos="2160"/>
        </w:tabs>
        <w:ind w:left="2160" w:hanging="360"/>
      </w:pPr>
      <w:rPr>
        <w:rFonts w:ascii="Wingdings" w:hAnsi="Wingdings" w:hint="default"/>
      </w:rPr>
    </w:lvl>
    <w:lvl w:ilvl="3" w:tplc="8AAC9166" w:tentative="1">
      <w:start w:val="1"/>
      <w:numFmt w:val="bullet"/>
      <w:lvlText w:val=""/>
      <w:lvlJc w:val="left"/>
      <w:pPr>
        <w:tabs>
          <w:tab w:val="num" w:pos="2880"/>
        </w:tabs>
        <w:ind w:left="2880" w:hanging="360"/>
      </w:pPr>
      <w:rPr>
        <w:rFonts w:ascii="Wingdings" w:hAnsi="Wingdings" w:hint="default"/>
      </w:rPr>
    </w:lvl>
    <w:lvl w:ilvl="4" w:tplc="8F00956E" w:tentative="1">
      <w:start w:val="1"/>
      <w:numFmt w:val="bullet"/>
      <w:lvlText w:val=""/>
      <w:lvlJc w:val="left"/>
      <w:pPr>
        <w:tabs>
          <w:tab w:val="num" w:pos="3600"/>
        </w:tabs>
        <w:ind w:left="3600" w:hanging="360"/>
      </w:pPr>
      <w:rPr>
        <w:rFonts w:ascii="Wingdings" w:hAnsi="Wingdings" w:hint="default"/>
      </w:rPr>
    </w:lvl>
    <w:lvl w:ilvl="5" w:tplc="0D3AD24A" w:tentative="1">
      <w:start w:val="1"/>
      <w:numFmt w:val="bullet"/>
      <w:lvlText w:val=""/>
      <w:lvlJc w:val="left"/>
      <w:pPr>
        <w:tabs>
          <w:tab w:val="num" w:pos="4320"/>
        </w:tabs>
        <w:ind w:left="4320" w:hanging="360"/>
      </w:pPr>
      <w:rPr>
        <w:rFonts w:ascii="Wingdings" w:hAnsi="Wingdings" w:hint="default"/>
      </w:rPr>
    </w:lvl>
    <w:lvl w:ilvl="6" w:tplc="E9783662" w:tentative="1">
      <w:start w:val="1"/>
      <w:numFmt w:val="bullet"/>
      <w:lvlText w:val=""/>
      <w:lvlJc w:val="left"/>
      <w:pPr>
        <w:tabs>
          <w:tab w:val="num" w:pos="5040"/>
        </w:tabs>
        <w:ind w:left="5040" w:hanging="360"/>
      </w:pPr>
      <w:rPr>
        <w:rFonts w:ascii="Wingdings" w:hAnsi="Wingdings" w:hint="default"/>
      </w:rPr>
    </w:lvl>
    <w:lvl w:ilvl="7" w:tplc="BF4AEBFA" w:tentative="1">
      <w:start w:val="1"/>
      <w:numFmt w:val="bullet"/>
      <w:lvlText w:val=""/>
      <w:lvlJc w:val="left"/>
      <w:pPr>
        <w:tabs>
          <w:tab w:val="num" w:pos="5760"/>
        </w:tabs>
        <w:ind w:left="5760" w:hanging="360"/>
      </w:pPr>
      <w:rPr>
        <w:rFonts w:ascii="Wingdings" w:hAnsi="Wingdings" w:hint="default"/>
      </w:rPr>
    </w:lvl>
    <w:lvl w:ilvl="8" w:tplc="60143618" w:tentative="1">
      <w:start w:val="1"/>
      <w:numFmt w:val="bullet"/>
      <w:lvlText w:val=""/>
      <w:lvlJc w:val="left"/>
      <w:pPr>
        <w:tabs>
          <w:tab w:val="num" w:pos="6480"/>
        </w:tabs>
        <w:ind w:left="6480" w:hanging="360"/>
      </w:pPr>
      <w:rPr>
        <w:rFonts w:ascii="Wingdings" w:hAnsi="Wingdings" w:hint="default"/>
      </w:rPr>
    </w:lvl>
  </w:abstractNum>
  <w:abstractNum w:abstractNumId="17">
    <w:nsid w:val="66E0594B"/>
    <w:multiLevelType w:val="hybridMultilevel"/>
    <w:tmpl w:val="9440D488"/>
    <w:lvl w:ilvl="0" w:tplc="223A842E">
      <w:start w:val="1"/>
      <w:numFmt w:val="bullet"/>
      <w:lvlText w:val=""/>
      <w:lvlJc w:val="left"/>
      <w:pPr>
        <w:tabs>
          <w:tab w:val="num" w:pos="720"/>
        </w:tabs>
        <w:ind w:left="720" w:hanging="360"/>
      </w:pPr>
      <w:rPr>
        <w:rFonts w:ascii="Wingdings" w:hAnsi="Wingdings" w:hint="default"/>
      </w:rPr>
    </w:lvl>
    <w:lvl w:ilvl="1" w:tplc="71F0A564" w:tentative="1">
      <w:start w:val="1"/>
      <w:numFmt w:val="bullet"/>
      <w:lvlText w:val=""/>
      <w:lvlJc w:val="left"/>
      <w:pPr>
        <w:tabs>
          <w:tab w:val="num" w:pos="1440"/>
        </w:tabs>
        <w:ind w:left="1440" w:hanging="360"/>
      </w:pPr>
      <w:rPr>
        <w:rFonts w:ascii="Wingdings" w:hAnsi="Wingdings" w:hint="default"/>
      </w:rPr>
    </w:lvl>
    <w:lvl w:ilvl="2" w:tplc="5EE04BE4" w:tentative="1">
      <w:start w:val="1"/>
      <w:numFmt w:val="bullet"/>
      <w:lvlText w:val=""/>
      <w:lvlJc w:val="left"/>
      <w:pPr>
        <w:tabs>
          <w:tab w:val="num" w:pos="2160"/>
        </w:tabs>
        <w:ind w:left="2160" w:hanging="360"/>
      </w:pPr>
      <w:rPr>
        <w:rFonts w:ascii="Wingdings" w:hAnsi="Wingdings" w:hint="default"/>
      </w:rPr>
    </w:lvl>
    <w:lvl w:ilvl="3" w:tplc="F76C8924" w:tentative="1">
      <w:start w:val="1"/>
      <w:numFmt w:val="bullet"/>
      <w:lvlText w:val=""/>
      <w:lvlJc w:val="left"/>
      <w:pPr>
        <w:tabs>
          <w:tab w:val="num" w:pos="2880"/>
        </w:tabs>
        <w:ind w:left="2880" w:hanging="360"/>
      </w:pPr>
      <w:rPr>
        <w:rFonts w:ascii="Wingdings" w:hAnsi="Wingdings" w:hint="default"/>
      </w:rPr>
    </w:lvl>
    <w:lvl w:ilvl="4" w:tplc="C67C15F6" w:tentative="1">
      <w:start w:val="1"/>
      <w:numFmt w:val="bullet"/>
      <w:lvlText w:val=""/>
      <w:lvlJc w:val="left"/>
      <w:pPr>
        <w:tabs>
          <w:tab w:val="num" w:pos="3600"/>
        </w:tabs>
        <w:ind w:left="3600" w:hanging="360"/>
      </w:pPr>
      <w:rPr>
        <w:rFonts w:ascii="Wingdings" w:hAnsi="Wingdings" w:hint="default"/>
      </w:rPr>
    </w:lvl>
    <w:lvl w:ilvl="5" w:tplc="E3BE8DB0" w:tentative="1">
      <w:start w:val="1"/>
      <w:numFmt w:val="bullet"/>
      <w:lvlText w:val=""/>
      <w:lvlJc w:val="left"/>
      <w:pPr>
        <w:tabs>
          <w:tab w:val="num" w:pos="4320"/>
        </w:tabs>
        <w:ind w:left="4320" w:hanging="360"/>
      </w:pPr>
      <w:rPr>
        <w:rFonts w:ascii="Wingdings" w:hAnsi="Wingdings" w:hint="default"/>
      </w:rPr>
    </w:lvl>
    <w:lvl w:ilvl="6" w:tplc="1E7A83A2" w:tentative="1">
      <w:start w:val="1"/>
      <w:numFmt w:val="bullet"/>
      <w:lvlText w:val=""/>
      <w:lvlJc w:val="left"/>
      <w:pPr>
        <w:tabs>
          <w:tab w:val="num" w:pos="5040"/>
        </w:tabs>
        <w:ind w:left="5040" w:hanging="360"/>
      </w:pPr>
      <w:rPr>
        <w:rFonts w:ascii="Wingdings" w:hAnsi="Wingdings" w:hint="default"/>
      </w:rPr>
    </w:lvl>
    <w:lvl w:ilvl="7" w:tplc="8648ECC0" w:tentative="1">
      <w:start w:val="1"/>
      <w:numFmt w:val="bullet"/>
      <w:lvlText w:val=""/>
      <w:lvlJc w:val="left"/>
      <w:pPr>
        <w:tabs>
          <w:tab w:val="num" w:pos="5760"/>
        </w:tabs>
        <w:ind w:left="5760" w:hanging="360"/>
      </w:pPr>
      <w:rPr>
        <w:rFonts w:ascii="Wingdings" w:hAnsi="Wingdings" w:hint="default"/>
      </w:rPr>
    </w:lvl>
    <w:lvl w:ilvl="8" w:tplc="171A7EE0" w:tentative="1">
      <w:start w:val="1"/>
      <w:numFmt w:val="bullet"/>
      <w:lvlText w:val=""/>
      <w:lvlJc w:val="left"/>
      <w:pPr>
        <w:tabs>
          <w:tab w:val="num" w:pos="6480"/>
        </w:tabs>
        <w:ind w:left="6480" w:hanging="360"/>
      </w:pPr>
      <w:rPr>
        <w:rFonts w:ascii="Wingdings" w:hAnsi="Wingdings" w:hint="default"/>
      </w:rPr>
    </w:lvl>
  </w:abstractNum>
  <w:abstractNum w:abstractNumId="18">
    <w:nsid w:val="6B712CF6"/>
    <w:multiLevelType w:val="hybridMultilevel"/>
    <w:tmpl w:val="97C63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B9208DE"/>
    <w:multiLevelType w:val="hybridMultilevel"/>
    <w:tmpl w:val="FAF2A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11D2FE3"/>
    <w:multiLevelType w:val="multilevel"/>
    <w:tmpl w:val="B31CAB10"/>
    <w:lvl w:ilvl="0">
      <w:start w:val="1"/>
      <w:numFmt w:val="decimal"/>
      <w:lvlText w:val="%1"/>
      <w:lvlJc w:val="left"/>
      <w:pPr>
        <w:ind w:left="555" w:hanging="555"/>
      </w:pPr>
      <w:rPr>
        <w:rFonts w:hint="default"/>
      </w:rPr>
    </w:lvl>
    <w:lvl w:ilvl="1">
      <w:start w:val="5"/>
      <w:numFmt w:val="decimal"/>
      <w:lvlText w:val="%1.%2"/>
      <w:lvlJc w:val="left"/>
      <w:pPr>
        <w:ind w:left="690" w:hanging="555"/>
      </w:pPr>
      <w:rPr>
        <w:rFonts w:hint="default"/>
      </w:rPr>
    </w:lvl>
    <w:lvl w:ilvl="2">
      <w:start w:val="4"/>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21">
    <w:nsid w:val="746802B8"/>
    <w:multiLevelType w:val="hybridMultilevel"/>
    <w:tmpl w:val="EC8E9F3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2">
    <w:nsid w:val="759A7093"/>
    <w:multiLevelType w:val="hybridMultilevel"/>
    <w:tmpl w:val="0EAC18AC"/>
    <w:lvl w:ilvl="0" w:tplc="D73A649C">
      <w:start w:val="1"/>
      <w:numFmt w:val="bullet"/>
      <w:lvlText w:val=""/>
      <w:lvlJc w:val="left"/>
      <w:pPr>
        <w:tabs>
          <w:tab w:val="num" w:pos="720"/>
        </w:tabs>
        <w:ind w:left="720" w:hanging="360"/>
      </w:pPr>
      <w:rPr>
        <w:rFonts w:ascii="Wingdings" w:hAnsi="Wingdings" w:hint="default"/>
      </w:rPr>
    </w:lvl>
    <w:lvl w:ilvl="1" w:tplc="346EEF72" w:tentative="1">
      <w:start w:val="1"/>
      <w:numFmt w:val="bullet"/>
      <w:lvlText w:val=""/>
      <w:lvlJc w:val="left"/>
      <w:pPr>
        <w:tabs>
          <w:tab w:val="num" w:pos="1440"/>
        </w:tabs>
        <w:ind w:left="1440" w:hanging="360"/>
      </w:pPr>
      <w:rPr>
        <w:rFonts w:ascii="Wingdings" w:hAnsi="Wingdings" w:hint="default"/>
      </w:rPr>
    </w:lvl>
    <w:lvl w:ilvl="2" w:tplc="78224EBE" w:tentative="1">
      <w:start w:val="1"/>
      <w:numFmt w:val="bullet"/>
      <w:lvlText w:val=""/>
      <w:lvlJc w:val="left"/>
      <w:pPr>
        <w:tabs>
          <w:tab w:val="num" w:pos="2160"/>
        </w:tabs>
        <w:ind w:left="2160" w:hanging="360"/>
      </w:pPr>
      <w:rPr>
        <w:rFonts w:ascii="Wingdings" w:hAnsi="Wingdings" w:hint="default"/>
      </w:rPr>
    </w:lvl>
    <w:lvl w:ilvl="3" w:tplc="21E21D0C" w:tentative="1">
      <w:start w:val="1"/>
      <w:numFmt w:val="bullet"/>
      <w:lvlText w:val=""/>
      <w:lvlJc w:val="left"/>
      <w:pPr>
        <w:tabs>
          <w:tab w:val="num" w:pos="2880"/>
        </w:tabs>
        <w:ind w:left="2880" w:hanging="360"/>
      </w:pPr>
      <w:rPr>
        <w:rFonts w:ascii="Wingdings" w:hAnsi="Wingdings" w:hint="default"/>
      </w:rPr>
    </w:lvl>
    <w:lvl w:ilvl="4" w:tplc="DE82C1A2" w:tentative="1">
      <w:start w:val="1"/>
      <w:numFmt w:val="bullet"/>
      <w:lvlText w:val=""/>
      <w:lvlJc w:val="left"/>
      <w:pPr>
        <w:tabs>
          <w:tab w:val="num" w:pos="3600"/>
        </w:tabs>
        <w:ind w:left="3600" w:hanging="360"/>
      </w:pPr>
      <w:rPr>
        <w:rFonts w:ascii="Wingdings" w:hAnsi="Wingdings" w:hint="default"/>
      </w:rPr>
    </w:lvl>
    <w:lvl w:ilvl="5" w:tplc="D4BA99FC" w:tentative="1">
      <w:start w:val="1"/>
      <w:numFmt w:val="bullet"/>
      <w:lvlText w:val=""/>
      <w:lvlJc w:val="left"/>
      <w:pPr>
        <w:tabs>
          <w:tab w:val="num" w:pos="4320"/>
        </w:tabs>
        <w:ind w:left="4320" w:hanging="360"/>
      </w:pPr>
      <w:rPr>
        <w:rFonts w:ascii="Wingdings" w:hAnsi="Wingdings" w:hint="default"/>
      </w:rPr>
    </w:lvl>
    <w:lvl w:ilvl="6" w:tplc="069A8E78" w:tentative="1">
      <w:start w:val="1"/>
      <w:numFmt w:val="bullet"/>
      <w:lvlText w:val=""/>
      <w:lvlJc w:val="left"/>
      <w:pPr>
        <w:tabs>
          <w:tab w:val="num" w:pos="5040"/>
        </w:tabs>
        <w:ind w:left="5040" w:hanging="360"/>
      </w:pPr>
      <w:rPr>
        <w:rFonts w:ascii="Wingdings" w:hAnsi="Wingdings" w:hint="default"/>
      </w:rPr>
    </w:lvl>
    <w:lvl w:ilvl="7" w:tplc="351E1634" w:tentative="1">
      <w:start w:val="1"/>
      <w:numFmt w:val="bullet"/>
      <w:lvlText w:val=""/>
      <w:lvlJc w:val="left"/>
      <w:pPr>
        <w:tabs>
          <w:tab w:val="num" w:pos="5760"/>
        </w:tabs>
        <w:ind w:left="5760" w:hanging="360"/>
      </w:pPr>
      <w:rPr>
        <w:rFonts w:ascii="Wingdings" w:hAnsi="Wingdings" w:hint="default"/>
      </w:rPr>
    </w:lvl>
    <w:lvl w:ilvl="8" w:tplc="33C225BE" w:tentative="1">
      <w:start w:val="1"/>
      <w:numFmt w:val="bullet"/>
      <w:lvlText w:val=""/>
      <w:lvlJc w:val="left"/>
      <w:pPr>
        <w:tabs>
          <w:tab w:val="num" w:pos="6480"/>
        </w:tabs>
        <w:ind w:left="6480" w:hanging="360"/>
      </w:pPr>
      <w:rPr>
        <w:rFonts w:ascii="Wingdings" w:hAnsi="Wingdings" w:hint="default"/>
      </w:rPr>
    </w:lvl>
  </w:abstractNum>
  <w:abstractNum w:abstractNumId="23">
    <w:nsid w:val="76A60DA8"/>
    <w:multiLevelType w:val="hybridMultilevel"/>
    <w:tmpl w:val="DB36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9405A9"/>
    <w:multiLevelType w:val="hybridMultilevel"/>
    <w:tmpl w:val="797AA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9B576B9"/>
    <w:multiLevelType w:val="hybridMultilevel"/>
    <w:tmpl w:val="EAA68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C6448D6"/>
    <w:multiLevelType w:val="hybridMultilevel"/>
    <w:tmpl w:val="0E58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21"/>
  </w:num>
  <w:num w:numId="4">
    <w:abstractNumId w:val="11"/>
  </w:num>
  <w:num w:numId="5">
    <w:abstractNumId w:val="1"/>
  </w:num>
  <w:num w:numId="6">
    <w:abstractNumId w:val="7"/>
  </w:num>
  <w:num w:numId="7">
    <w:abstractNumId w:val="5"/>
  </w:num>
  <w:num w:numId="8">
    <w:abstractNumId w:val="3"/>
  </w:num>
  <w:num w:numId="9">
    <w:abstractNumId w:val="14"/>
  </w:num>
  <w:num w:numId="10">
    <w:abstractNumId w:val="4"/>
  </w:num>
  <w:num w:numId="11">
    <w:abstractNumId w:val="10"/>
  </w:num>
  <w:num w:numId="12">
    <w:abstractNumId w:val="12"/>
  </w:num>
  <w:num w:numId="13">
    <w:abstractNumId w:val="13"/>
  </w:num>
  <w:num w:numId="14">
    <w:abstractNumId w:val="17"/>
  </w:num>
  <w:num w:numId="15">
    <w:abstractNumId w:val="15"/>
  </w:num>
  <w:num w:numId="16">
    <w:abstractNumId w:val="16"/>
  </w:num>
  <w:num w:numId="17">
    <w:abstractNumId w:val="22"/>
  </w:num>
  <w:num w:numId="18">
    <w:abstractNumId w:val="23"/>
  </w:num>
  <w:num w:numId="19">
    <w:abstractNumId w:val="9"/>
  </w:num>
  <w:num w:numId="20">
    <w:abstractNumId w:val="8"/>
  </w:num>
  <w:num w:numId="21">
    <w:abstractNumId w:val="0"/>
  </w:num>
  <w:num w:numId="22">
    <w:abstractNumId w:val="20"/>
  </w:num>
  <w:num w:numId="23">
    <w:abstractNumId w:val="2"/>
  </w:num>
  <w:num w:numId="24">
    <w:abstractNumId w:val="24"/>
  </w:num>
  <w:num w:numId="25">
    <w:abstractNumId w:val="18"/>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ECD"/>
    <w:rsid w:val="0001312F"/>
    <w:rsid w:val="00025BE2"/>
    <w:rsid w:val="000349E4"/>
    <w:rsid w:val="00043544"/>
    <w:rsid w:val="000463F9"/>
    <w:rsid w:val="00052759"/>
    <w:rsid w:val="00054D82"/>
    <w:rsid w:val="00070FD4"/>
    <w:rsid w:val="00072F1B"/>
    <w:rsid w:val="00077318"/>
    <w:rsid w:val="00083264"/>
    <w:rsid w:val="000C0105"/>
    <w:rsid w:val="000C3D83"/>
    <w:rsid w:val="000C4FA2"/>
    <w:rsid w:val="000C5FA0"/>
    <w:rsid w:val="000C67B8"/>
    <w:rsid w:val="000D4ADF"/>
    <w:rsid w:val="000D52E7"/>
    <w:rsid w:val="000D6B19"/>
    <w:rsid w:val="000D7898"/>
    <w:rsid w:val="000E3017"/>
    <w:rsid w:val="0010262C"/>
    <w:rsid w:val="00102A09"/>
    <w:rsid w:val="00115FE3"/>
    <w:rsid w:val="00141B01"/>
    <w:rsid w:val="00143938"/>
    <w:rsid w:val="00147064"/>
    <w:rsid w:val="00163ECD"/>
    <w:rsid w:val="001738AE"/>
    <w:rsid w:val="001775B4"/>
    <w:rsid w:val="00197FCF"/>
    <w:rsid w:val="001A2B15"/>
    <w:rsid w:val="001B079E"/>
    <w:rsid w:val="001B3856"/>
    <w:rsid w:val="001B4767"/>
    <w:rsid w:val="001B7A64"/>
    <w:rsid w:val="001C72ED"/>
    <w:rsid w:val="001D3B5A"/>
    <w:rsid w:val="001E21BE"/>
    <w:rsid w:val="00204024"/>
    <w:rsid w:val="00232702"/>
    <w:rsid w:val="00245793"/>
    <w:rsid w:val="00262D84"/>
    <w:rsid w:val="00263300"/>
    <w:rsid w:val="00264D29"/>
    <w:rsid w:val="002802E1"/>
    <w:rsid w:val="00282CEF"/>
    <w:rsid w:val="002A6B50"/>
    <w:rsid w:val="002B6FCE"/>
    <w:rsid w:val="002D255E"/>
    <w:rsid w:val="002D4FF1"/>
    <w:rsid w:val="002D5E7C"/>
    <w:rsid w:val="002F3B61"/>
    <w:rsid w:val="0030211B"/>
    <w:rsid w:val="003159BB"/>
    <w:rsid w:val="00320F55"/>
    <w:rsid w:val="00327302"/>
    <w:rsid w:val="00333435"/>
    <w:rsid w:val="00345511"/>
    <w:rsid w:val="00362791"/>
    <w:rsid w:val="00363E18"/>
    <w:rsid w:val="00377CAA"/>
    <w:rsid w:val="00396F34"/>
    <w:rsid w:val="003C2107"/>
    <w:rsid w:val="003C6A12"/>
    <w:rsid w:val="003D3147"/>
    <w:rsid w:val="003D3EA3"/>
    <w:rsid w:val="003E6EBA"/>
    <w:rsid w:val="00404054"/>
    <w:rsid w:val="00423E2A"/>
    <w:rsid w:val="00432DBF"/>
    <w:rsid w:val="00440428"/>
    <w:rsid w:val="0044456C"/>
    <w:rsid w:val="00445048"/>
    <w:rsid w:val="00451EB2"/>
    <w:rsid w:val="004529CE"/>
    <w:rsid w:val="004645AB"/>
    <w:rsid w:val="00473D07"/>
    <w:rsid w:val="00482840"/>
    <w:rsid w:val="004C341B"/>
    <w:rsid w:val="004D4783"/>
    <w:rsid w:val="004E08D4"/>
    <w:rsid w:val="004E50D3"/>
    <w:rsid w:val="004F1891"/>
    <w:rsid w:val="005129BC"/>
    <w:rsid w:val="00515D1B"/>
    <w:rsid w:val="00516016"/>
    <w:rsid w:val="00524620"/>
    <w:rsid w:val="0053118E"/>
    <w:rsid w:val="005469C5"/>
    <w:rsid w:val="0056390A"/>
    <w:rsid w:val="00576B4A"/>
    <w:rsid w:val="00584F1D"/>
    <w:rsid w:val="00587EB1"/>
    <w:rsid w:val="005972B4"/>
    <w:rsid w:val="005A4580"/>
    <w:rsid w:val="005A608E"/>
    <w:rsid w:val="005B0323"/>
    <w:rsid w:val="005C3616"/>
    <w:rsid w:val="005D52FD"/>
    <w:rsid w:val="005E736F"/>
    <w:rsid w:val="005E7622"/>
    <w:rsid w:val="005E7D02"/>
    <w:rsid w:val="00604A8A"/>
    <w:rsid w:val="00607BFF"/>
    <w:rsid w:val="00611CA9"/>
    <w:rsid w:val="00612029"/>
    <w:rsid w:val="006120E5"/>
    <w:rsid w:val="006134FF"/>
    <w:rsid w:val="006157C0"/>
    <w:rsid w:val="0061643E"/>
    <w:rsid w:val="00621BDC"/>
    <w:rsid w:val="00622763"/>
    <w:rsid w:val="00624DCD"/>
    <w:rsid w:val="006371B7"/>
    <w:rsid w:val="0064584E"/>
    <w:rsid w:val="00647C52"/>
    <w:rsid w:val="00661DE6"/>
    <w:rsid w:val="00677529"/>
    <w:rsid w:val="00680D3A"/>
    <w:rsid w:val="00682427"/>
    <w:rsid w:val="00684B69"/>
    <w:rsid w:val="00690F22"/>
    <w:rsid w:val="006914CA"/>
    <w:rsid w:val="006A7E76"/>
    <w:rsid w:val="006B064F"/>
    <w:rsid w:val="006B2209"/>
    <w:rsid w:val="006B3FDA"/>
    <w:rsid w:val="006B68C6"/>
    <w:rsid w:val="006C5538"/>
    <w:rsid w:val="006E086F"/>
    <w:rsid w:val="006E2450"/>
    <w:rsid w:val="006E2A2C"/>
    <w:rsid w:val="006E3355"/>
    <w:rsid w:val="006E4A49"/>
    <w:rsid w:val="006E4AEC"/>
    <w:rsid w:val="006F1259"/>
    <w:rsid w:val="00703A26"/>
    <w:rsid w:val="0071455F"/>
    <w:rsid w:val="007215AA"/>
    <w:rsid w:val="00727DDD"/>
    <w:rsid w:val="00737AA6"/>
    <w:rsid w:val="00752E50"/>
    <w:rsid w:val="007552C9"/>
    <w:rsid w:val="007728C1"/>
    <w:rsid w:val="00791215"/>
    <w:rsid w:val="00794B5F"/>
    <w:rsid w:val="007B2014"/>
    <w:rsid w:val="007B2F18"/>
    <w:rsid w:val="007C6D32"/>
    <w:rsid w:val="007D4F30"/>
    <w:rsid w:val="00804253"/>
    <w:rsid w:val="00816828"/>
    <w:rsid w:val="00822ECF"/>
    <w:rsid w:val="0083271A"/>
    <w:rsid w:val="00833EE8"/>
    <w:rsid w:val="0084205F"/>
    <w:rsid w:val="008748D5"/>
    <w:rsid w:val="00894AB9"/>
    <w:rsid w:val="008A6E06"/>
    <w:rsid w:val="008B75CF"/>
    <w:rsid w:val="008B7A72"/>
    <w:rsid w:val="008C01D8"/>
    <w:rsid w:val="008C1F5F"/>
    <w:rsid w:val="008C4A65"/>
    <w:rsid w:val="008E0CA6"/>
    <w:rsid w:val="009009DD"/>
    <w:rsid w:val="00922AD8"/>
    <w:rsid w:val="00950CD0"/>
    <w:rsid w:val="0095132F"/>
    <w:rsid w:val="00952937"/>
    <w:rsid w:val="00956482"/>
    <w:rsid w:val="00967A0C"/>
    <w:rsid w:val="00970B63"/>
    <w:rsid w:val="009749C8"/>
    <w:rsid w:val="00977CC0"/>
    <w:rsid w:val="00987A90"/>
    <w:rsid w:val="009926A8"/>
    <w:rsid w:val="009A18A1"/>
    <w:rsid w:val="009B7075"/>
    <w:rsid w:val="009D38F4"/>
    <w:rsid w:val="00A00E82"/>
    <w:rsid w:val="00A049DE"/>
    <w:rsid w:val="00A31307"/>
    <w:rsid w:val="00A457E1"/>
    <w:rsid w:val="00A45BE5"/>
    <w:rsid w:val="00A470E8"/>
    <w:rsid w:val="00A52DC4"/>
    <w:rsid w:val="00A6072D"/>
    <w:rsid w:val="00A609AC"/>
    <w:rsid w:val="00A63C83"/>
    <w:rsid w:val="00A65446"/>
    <w:rsid w:val="00A77CC6"/>
    <w:rsid w:val="00A819B8"/>
    <w:rsid w:val="00A83E0A"/>
    <w:rsid w:val="00A8775A"/>
    <w:rsid w:val="00A93611"/>
    <w:rsid w:val="00AA025B"/>
    <w:rsid w:val="00AA36A4"/>
    <w:rsid w:val="00AB5F98"/>
    <w:rsid w:val="00AC45ED"/>
    <w:rsid w:val="00AC4E46"/>
    <w:rsid w:val="00AD44AD"/>
    <w:rsid w:val="00AD5917"/>
    <w:rsid w:val="00AD640A"/>
    <w:rsid w:val="00AE283B"/>
    <w:rsid w:val="00B05C11"/>
    <w:rsid w:val="00B1732D"/>
    <w:rsid w:val="00B32D9F"/>
    <w:rsid w:val="00B357C9"/>
    <w:rsid w:val="00B558B0"/>
    <w:rsid w:val="00B61C4F"/>
    <w:rsid w:val="00B637A0"/>
    <w:rsid w:val="00B853CE"/>
    <w:rsid w:val="00B97892"/>
    <w:rsid w:val="00BC15D4"/>
    <w:rsid w:val="00BC1FAD"/>
    <w:rsid w:val="00BD27DE"/>
    <w:rsid w:val="00C01700"/>
    <w:rsid w:val="00C10D84"/>
    <w:rsid w:val="00C332DD"/>
    <w:rsid w:val="00C72632"/>
    <w:rsid w:val="00C83497"/>
    <w:rsid w:val="00C84A4D"/>
    <w:rsid w:val="00C9339D"/>
    <w:rsid w:val="00CB734D"/>
    <w:rsid w:val="00CD30E3"/>
    <w:rsid w:val="00CD6397"/>
    <w:rsid w:val="00CE379F"/>
    <w:rsid w:val="00CF29C5"/>
    <w:rsid w:val="00D24EEC"/>
    <w:rsid w:val="00D40009"/>
    <w:rsid w:val="00D4046D"/>
    <w:rsid w:val="00D43080"/>
    <w:rsid w:val="00D44FAD"/>
    <w:rsid w:val="00D479B8"/>
    <w:rsid w:val="00D50FD3"/>
    <w:rsid w:val="00D5515C"/>
    <w:rsid w:val="00D5609C"/>
    <w:rsid w:val="00D6099E"/>
    <w:rsid w:val="00D62D2A"/>
    <w:rsid w:val="00D65526"/>
    <w:rsid w:val="00D73762"/>
    <w:rsid w:val="00D86AFE"/>
    <w:rsid w:val="00DB0070"/>
    <w:rsid w:val="00DB1882"/>
    <w:rsid w:val="00DB6295"/>
    <w:rsid w:val="00DB65B4"/>
    <w:rsid w:val="00DE7BBD"/>
    <w:rsid w:val="00DF6F22"/>
    <w:rsid w:val="00E03249"/>
    <w:rsid w:val="00E0432A"/>
    <w:rsid w:val="00E057CA"/>
    <w:rsid w:val="00E0617A"/>
    <w:rsid w:val="00E06408"/>
    <w:rsid w:val="00E15624"/>
    <w:rsid w:val="00E161C7"/>
    <w:rsid w:val="00E42CCC"/>
    <w:rsid w:val="00E45689"/>
    <w:rsid w:val="00E51361"/>
    <w:rsid w:val="00E52773"/>
    <w:rsid w:val="00E53EA8"/>
    <w:rsid w:val="00E57E60"/>
    <w:rsid w:val="00E618D0"/>
    <w:rsid w:val="00E75A1C"/>
    <w:rsid w:val="00E82C34"/>
    <w:rsid w:val="00EA68E4"/>
    <w:rsid w:val="00EE6DB2"/>
    <w:rsid w:val="00F02C74"/>
    <w:rsid w:val="00F074BF"/>
    <w:rsid w:val="00F14907"/>
    <w:rsid w:val="00F31481"/>
    <w:rsid w:val="00F35965"/>
    <w:rsid w:val="00F4346E"/>
    <w:rsid w:val="00F45AA1"/>
    <w:rsid w:val="00F45FE5"/>
    <w:rsid w:val="00F62C1D"/>
    <w:rsid w:val="00F64354"/>
    <w:rsid w:val="00F653F8"/>
    <w:rsid w:val="00F74418"/>
    <w:rsid w:val="00F822EC"/>
    <w:rsid w:val="00F8790D"/>
    <w:rsid w:val="00F94DE2"/>
    <w:rsid w:val="00FB6437"/>
    <w:rsid w:val="00FB760D"/>
    <w:rsid w:val="00FC21B1"/>
    <w:rsid w:val="00FF299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E3F87E-8F5A-4FB6-BC27-EC52AEA0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84E"/>
    <w:pPr>
      <w:spacing w:line="360" w:lineRule="auto"/>
    </w:pPr>
    <w:rPr>
      <w:sz w:val="24"/>
      <w:szCs w:val="24"/>
      <w:shd w:val="clear" w:color="auto" w:fill="FFFFFF"/>
    </w:rPr>
  </w:style>
  <w:style w:type="paragraph" w:styleId="Heading1">
    <w:name w:val="heading 1"/>
    <w:basedOn w:val="Normal"/>
    <w:next w:val="Normal"/>
    <w:link w:val="Heading1Char"/>
    <w:uiPriority w:val="9"/>
    <w:qFormat/>
    <w:rsid w:val="00894AB9"/>
    <w:pPr>
      <w:keepNext/>
      <w:keepLines/>
      <w:numPr>
        <w:numId w:val="2"/>
      </w:numPr>
      <w:spacing w:before="480" w:after="0"/>
      <w:outlineLvl w:val="0"/>
    </w:pPr>
    <w:rPr>
      <w:rFonts w:asciiTheme="majorHAnsi" w:eastAsiaTheme="majorEastAsia" w:hAnsiTheme="majorHAnsi" w:cstheme="majorBidi"/>
      <w:b/>
      <w:bCs/>
      <w:i/>
      <w:sz w:val="40"/>
      <w:szCs w:val="40"/>
      <w:u w:val="single"/>
    </w:rPr>
  </w:style>
  <w:style w:type="paragraph" w:styleId="Heading2">
    <w:name w:val="heading 2"/>
    <w:basedOn w:val="Normal"/>
    <w:next w:val="Normal"/>
    <w:link w:val="Heading2Char"/>
    <w:uiPriority w:val="9"/>
    <w:unhideWhenUsed/>
    <w:qFormat/>
    <w:rsid w:val="00894AB9"/>
    <w:pPr>
      <w:keepNext/>
      <w:keepLines/>
      <w:numPr>
        <w:ilvl w:val="1"/>
        <w:numId w:val="2"/>
      </w:numPr>
      <w:spacing w:before="200" w:after="0"/>
      <w:outlineLvl w:val="1"/>
    </w:pPr>
    <w:rPr>
      <w:rFonts w:eastAsiaTheme="majorEastAsia" w:cstheme="majorBidi"/>
      <w:b/>
      <w:bCs/>
      <w:i/>
      <w:sz w:val="32"/>
      <w:szCs w:val="36"/>
    </w:rPr>
  </w:style>
  <w:style w:type="paragraph" w:styleId="Heading3">
    <w:name w:val="heading 3"/>
    <w:basedOn w:val="Normal"/>
    <w:next w:val="Normal"/>
    <w:link w:val="Heading3Char"/>
    <w:uiPriority w:val="9"/>
    <w:unhideWhenUsed/>
    <w:qFormat/>
    <w:rsid w:val="0053118E"/>
    <w:pPr>
      <w:keepNext/>
      <w:keepLines/>
      <w:numPr>
        <w:ilvl w:val="2"/>
        <w:numId w:val="2"/>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320F55"/>
    <w:pPr>
      <w:keepNext/>
      <w:keepLines/>
      <w:numPr>
        <w:ilvl w:val="3"/>
        <w:numId w:val="2"/>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0F55"/>
    <w:pPr>
      <w:keepNext/>
      <w:keepLines/>
      <w:numPr>
        <w:ilvl w:val="4"/>
        <w:numId w:val="2"/>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20F55"/>
    <w:pPr>
      <w:keepNext/>
      <w:keepLines/>
      <w:numPr>
        <w:ilvl w:val="5"/>
        <w:numId w:val="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20F5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0F5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0F5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ECD"/>
    <w:pPr>
      <w:ind w:left="720"/>
      <w:contextualSpacing/>
    </w:pPr>
  </w:style>
  <w:style w:type="character" w:customStyle="1" w:styleId="apple-converted-space">
    <w:name w:val="apple-converted-space"/>
    <w:basedOn w:val="DefaultParagraphFont"/>
    <w:rsid w:val="00262D84"/>
  </w:style>
  <w:style w:type="character" w:customStyle="1" w:styleId="nowrap">
    <w:name w:val="nowrap"/>
    <w:basedOn w:val="DefaultParagraphFont"/>
    <w:rsid w:val="00262D84"/>
  </w:style>
  <w:style w:type="paragraph" w:styleId="BalloonText">
    <w:name w:val="Balloon Text"/>
    <w:basedOn w:val="Normal"/>
    <w:link w:val="BalloonTextChar"/>
    <w:uiPriority w:val="99"/>
    <w:semiHidden/>
    <w:unhideWhenUsed/>
    <w:rsid w:val="00262D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84"/>
    <w:rPr>
      <w:rFonts w:ascii="Tahoma" w:hAnsi="Tahoma" w:cs="Tahoma"/>
      <w:sz w:val="16"/>
      <w:szCs w:val="16"/>
    </w:rPr>
  </w:style>
  <w:style w:type="character" w:styleId="PlaceholderText">
    <w:name w:val="Placeholder Text"/>
    <w:basedOn w:val="DefaultParagraphFont"/>
    <w:uiPriority w:val="99"/>
    <w:semiHidden/>
    <w:rsid w:val="00967A0C"/>
    <w:rPr>
      <w:color w:val="808080"/>
    </w:rPr>
  </w:style>
  <w:style w:type="paragraph" w:customStyle="1" w:styleId="Default">
    <w:name w:val="Default"/>
    <w:rsid w:val="00377C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4AB9"/>
    <w:rPr>
      <w:rFonts w:asciiTheme="majorHAnsi" w:eastAsiaTheme="majorEastAsia" w:hAnsiTheme="majorHAnsi" w:cstheme="majorBidi"/>
      <w:b/>
      <w:bCs/>
      <w:i/>
      <w:sz w:val="40"/>
      <w:szCs w:val="40"/>
      <w:u w:val="single"/>
    </w:rPr>
  </w:style>
  <w:style w:type="character" w:customStyle="1" w:styleId="Heading2Char">
    <w:name w:val="Heading 2 Char"/>
    <w:basedOn w:val="DefaultParagraphFont"/>
    <w:link w:val="Heading2"/>
    <w:uiPriority w:val="9"/>
    <w:rsid w:val="00894AB9"/>
    <w:rPr>
      <w:rFonts w:eastAsiaTheme="majorEastAsia" w:cstheme="majorBidi"/>
      <w:b/>
      <w:bCs/>
      <w:i/>
      <w:sz w:val="32"/>
      <w:szCs w:val="36"/>
    </w:rPr>
  </w:style>
  <w:style w:type="character" w:customStyle="1" w:styleId="Heading3Char">
    <w:name w:val="Heading 3 Char"/>
    <w:basedOn w:val="DefaultParagraphFont"/>
    <w:link w:val="Heading3"/>
    <w:uiPriority w:val="9"/>
    <w:rsid w:val="0053118E"/>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6134FF"/>
    <w:pPr>
      <w:tabs>
        <w:tab w:val="center" w:pos="4680"/>
        <w:tab w:val="right" w:pos="9360"/>
      </w:tabs>
      <w:spacing w:after="0"/>
    </w:pPr>
  </w:style>
  <w:style w:type="character" w:customStyle="1" w:styleId="HeaderChar">
    <w:name w:val="Header Char"/>
    <w:basedOn w:val="DefaultParagraphFont"/>
    <w:link w:val="Header"/>
    <w:uiPriority w:val="99"/>
    <w:rsid w:val="006134FF"/>
  </w:style>
  <w:style w:type="paragraph" w:styleId="Footer">
    <w:name w:val="footer"/>
    <w:basedOn w:val="Normal"/>
    <w:link w:val="FooterChar"/>
    <w:uiPriority w:val="99"/>
    <w:unhideWhenUsed/>
    <w:rsid w:val="006134FF"/>
    <w:pPr>
      <w:tabs>
        <w:tab w:val="center" w:pos="4680"/>
        <w:tab w:val="right" w:pos="9360"/>
      </w:tabs>
      <w:spacing w:after="0"/>
    </w:pPr>
  </w:style>
  <w:style w:type="character" w:customStyle="1" w:styleId="FooterChar">
    <w:name w:val="Footer Char"/>
    <w:basedOn w:val="DefaultParagraphFont"/>
    <w:link w:val="Footer"/>
    <w:uiPriority w:val="99"/>
    <w:rsid w:val="006134FF"/>
  </w:style>
  <w:style w:type="paragraph" w:styleId="TOC1">
    <w:name w:val="toc 1"/>
    <w:basedOn w:val="Normal"/>
    <w:next w:val="Normal"/>
    <w:autoRedefine/>
    <w:uiPriority w:val="39"/>
    <w:unhideWhenUsed/>
    <w:rsid w:val="00E82C34"/>
    <w:pPr>
      <w:tabs>
        <w:tab w:val="left" w:pos="180"/>
        <w:tab w:val="right" w:leader="dot" w:pos="9620"/>
      </w:tabs>
      <w:spacing w:before="120" w:after="120"/>
    </w:pPr>
    <w:rPr>
      <w:b/>
      <w:bCs/>
      <w:caps/>
      <w:sz w:val="20"/>
      <w:szCs w:val="20"/>
    </w:rPr>
  </w:style>
  <w:style w:type="paragraph" w:styleId="TOC2">
    <w:name w:val="toc 2"/>
    <w:basedOn w:val="Normal"/>
    <w:next w:val="Normal"/>
    <w:autoRedefine/>
    <w:uiPriority w:val="39"/>
    <w:unhideWhenUsed/>
    <w:rsid w:val="00E82C34"/>
    <w:pPr>
      <w:tabs>
        <w:tab w:val="left" w:pos="450"/>
        <w:tab w:val="right" w:leader="dot" w:pos="9620"/>
      </w:tabs>
      <w:spacing w:after="0"/>
    </w:pPr>
    <w:rPr>
      <w:smallCaps/>
      <w:sz w:val="20"/>
      <w:szCs w:val="20"/>
    </w:rPr>
  </w:style>
  <w:style w:type="paragraph" w:styleId="TOC3">
    <w:name w:val="toc 3"/>
    <w:basedOn w:val="Normal"/>
    <w:next w:val="Normal"/>
    <w:autoRedefine/>
    <w:uiPriority w:val="39"/>
    <w:unhideWhenUsed/>
    <w:rsid w:val="00320F55"/>
    <w:pPr>
      <w:spacing w:after="0"/>
      <w:ind w:left="440"/>
    </w:pPr>
    <w:rPr>
      <w:i/>
      <w:iCs/>
      <w:sz w:val="20"/>
      <w:szCs w:val="20"/>
    </w:rPr>
  </w:style>
  <w:style w:type="paragraph" w:styleId="TOC4">
    <w:name w:val="toc 4"/>
    <w:basedOn w:val="Normal"/>
    <w:next w:val="Normal"/>
    <w:autoRedefine/>
    <w:uiPriority w:val="39"/>
    <w:unhideWhenUsed/>
    <w:rsid w:val="00320F55"/>
    <w:pPr>
      <w:spacing w:after="0"/>
      <w:ind w:left="660"/>
    </w:pPr>
    <w:rPr>
      <w:sz w:val="18"/>
      <w:szCs w:val="18"/>
    </w:rPr>
  </w:style>
  <w:style w:type="paragraph" w:styleId="TOC5">
    <w:name w:val="toc 5"/>
    <w:basedOn w:val="Normal"/>
    <w:next w:val="Normal"/>
    <w:autoRedefine/>
    <w:uiPriority w:val="39"/>
    <w:unhideWhenUsed/>
    <w:rsid w:val="00320F55"/>
    <w:pPr>
      <w:spacing w:after="0"/>
      <w:ind w:left="880"/>
    </w:pPr>
    <w:rPr>
      <w:sz w:val="18"/>
      <w:szCs w:val="18"/>
    </w:rPr>
  </w:style>
  <w:style w:type="paragraph" w:styleId="TOC6">
    <w:name w:val="toc 6"/>
    <w:basedOn w:val="Normal"/>
    <w:next w:val="Normal"/>
    <w:autoRedefine/>
    <w:uiPriority w:val="39"/>
    <w:unhideWhenUsed/>
    <w:rsid w:val="00320F55"/>
    <w:pPr>
      <w:spacing w:after="0"/>
      <w:ind w:left="1100"/>
    </w:pPr>
    <w:rPr>
      <w:sz w:val="18"/>
      <w:szCs w:val="18"/>
    </w:rPr>
  </w:style>
  <w:style w:type="paragraph" w:styleId="TOC7">
    <w:name w:val="toc 7"/>
    <w:basedOn w:val="Normal"/>
    <w:next w:val="Normal"/>
    <w:autoRedefine/>
    <w:uiPriority w:val="39"/>
    <w:unhideWhenUsed/>
    <w:rsid w:val="00320F55"/>
    <w:pPr>
      <w:spacing w:after="0"/>
      <w:ind w:left="1320"/>
    </w:pPr>
    <w:rPr>
      <w:sz w:val="18"/>
      <w:szCs w:val="18"/>
    </w:rPr>
  </w:style>
  <w:style w:type="paragraph" w:styleId="TOC8">
    <w:name w:val="toc 8"/>
    <w:basedOn w:val="Normal"/>
    <w:next w:val="Normal"/>
    <w:autoRedefine/>
    <w:uiPriority w:val="39"/>
    <w:unhideWhenUsed/>
    <w:rsid w:val="00320F55"/>
    <w:pPr>
      <w:spacing w:after="0"/>
      <w:ind w:left="1540"/>
    </w:pPr>
    <w:rPr>
      <w:sz w:val="18"/>
      <w:szCs w:val="18"/>
    </w:rPr>
  </w:style>
  <w:style w:type="paragraph" w:styleId="TOC9">
    <w:name w:val="toc 9"/>
    <w:basedOn w:val="Normal"/>
    <w:next w:val="Normal"/>
    <w:autoRedefine/>
    <w:uiPriority w:val="39"/>
    <w:unhideWhenUsed/>
    <w:rsid w:val="00320F55"/>
    <w:pPr>
      <w:spacing w:after="0"/>
      <w:ind w:left="1760"/>
    </w:pPr>
    <w:rPr>
      <w:sz w:val="18"/>
      <w:szCs w:val="18"/>
    </w:rPr>
  </w:style>
  <w:style w:type="character" w:styleId="Hyperlink">
    <w:name w:val="Hyperlink"/>
    <w:basedOn w:val="DefaultParagraphFont"/>
    <w:uiPriority w:val="99"/>
    <w:unhideWhenUsed/>
    <w:rsid w:val="00320F55"/>
    <w:rPr>
      <w:color w:val="0563C1" w:themeColor="hyperlink"/>
      <w:u w:val="single"/>
    </w:rPr>
  </w:style>
  <w:style w:type="character" w:customStyle="1" w:styleId="Heading4Char">
    <w:name w:val="Heading 4 Char"/>
    <w:basedOn w:val="DefaultParagraphFont"/>
    <w:link w:val="Heading4"/>
    <w:uiPriority w:val="9"/>
    <w:semiHidden/>
    <w:rsid w:val="00320F5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20F5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20F5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20F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0F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0F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20F55"/>
    <w:pPr>
      <w:spacing w:after="200"/>
    </w:pPr>
    <w:rPr>
      <w:b/>
      <w:bCs/>
      <w:color w:val="5B9BD5" w:themeColor="accent1"/>
      <w:sz w:val="18"/>
      <w:szCs w:val="18"/>
    </w:rPr>
  </w:style>
  <w:style w:type="paragraph" w:styleId="TableofFigures">
    <w:name w:val="table of figures"/>
    <w:basedOn w:val="Normal"/>
    <w:next w:val="Normal"/>
    <w:uiPriority w:val="99"/>
    <w:unhideWhenUsed/>
    <w:rsid w:val="00CF29C5"/>
    <w:pPr>
      <w:spacing w:after="0"/>
      <w:ind w:left="480" w:hanging="480"/>
    </w:pPr>
    <w:rPr>
      <w:smallCaps/>
      <w:sz w:val="20"/>
      <w:szCs w:val="20"/>
    </w:rPr>
  </w:style>
  <w:style w:type="paragraph" w:customStyle="1" w:styleId="p">
    <w:name w:val="p"/>
    <w:basedOn w:val="Normal"/>
    <w:rsid w:val="00682427"/>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table" w:styleId="TableGrid">
    <w:name w:val="Table Grid"/>
    <w:basedOn w:val="TableNormal"/>
    <w:rsid w:val="00E51361"/>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972B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Accent1">
    <w:name w:val="Colorful Grid Accent 1"/>
    <w:basedOn w:val="TableNormal"/>
    <w:uiPriority w:val="73"/>
    <w:rsid w:val="005972B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List-Accent11">
    <w:name w:val="Light List - Accent 11"/>
    <w:basedOn w:val="TableNormal"/>
    <w:uiPriority w:val="61"/>
    <w:rsid w:val="005972B4"/>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Strong">
    <w:name w:val="Strong"/>
    <w:basedOn w:val="DefaultParagraphFont"/>
    <w:uiPriority w:val="22"/>
    <w:qFormat/>
    <w:rsid w:val="00F02C74"/>
    <w:rPr>
      <w:b/>
      <w:bCs/>
    </w:rPr>
  </w:style>
  <w:style w:type="character" w:customStyle="1" w:styleId="mixed-citation">
    <w:name w:val="mixed-citation"/>
    <w:basedOn w:val="DefaultParagraphFont"/>
    <w:rsid w:val="00D5515C"/>
  </w:style>
  <w:style w:type="character" w:customStyle="1" w:styleId="ref-title">
    <w:name w:val="ref-title"/>
    <w:basedOn w:val="DefaultParagraphFont"/>
    <w:rsid w:val="00D5515C"/>
  </w:style>
  <w:style w:type="character" w:customStyle="1" w:styleId="ref-journal">
    <w:name w:val="ref-journal"/>
    <w:basedOn w:val="DefaultParagraphFont"/>
    <w:rsid w:val="00D5515C"/>
  </w:style>
  <w:style w:type="character" w:customStyle="1" w:styleId="ref-vol">
    <w:name w:val="ref-vol"/>
    <w:basedOn w:val="DefaultParagraphFont"/>
    <w:rsid w:val="00D5515C"/>
  </w:style>
  <w:style w:type="paragraph" w:styleId="NormalWeb">
    <w:name w:val="Normal (Web)"/>
    <w:basedOn w:val="Normal"/>
    <w:uiPriority w:val="99"/>
    <w:semiHidden/>
    <w:unhideWhenUsed/>
    <w:rsid w:val="00F45FE5"/>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character" w:customStyle="1" w:styleId="apple-tab-span">
    <w:name w:val="apple-tab-span"/>
    <w:basedOn w:val="DefaultParagraphFont"/>
    <w:rsid w:val="00F45FE5"/>
  </w:style>
  <w:style w:type="paragraph" w:styleId="Title">
    <w:name w:val="Title"/>
    <w:basedOn w:val="Normal"/>
    <w:next w:val="Normal"/>
    <w:link w:val="TitleChar"/>
    <w:uiPriority w:val="10"/>
    <w:qFormat/>
    <w:rsid w:val="00621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BDC"/>
    <w:rPr>
      <w:rFonts w:asciiTheme="majorHAnsi" w:eastAsiaTheme="majorEastAsia" w:hAnsiTheme="majorHAnsi" w:cstheme="majorBidi"/>
      <w:spacing w:val="-10"/>
      <w:kern w:val="28"/>
      <w:sz w:val="56"/>
      <w:szCs w:val="56"/>
    </w:rPr>
  </w:style>
  <w:style w:type="table" w:customStyle="1" w:styleId="InvoiceTable">
    <w:name w:val="Invoice Table"/>
    <w:basedOn w:val="TableNormal"/>
    <w:uiPriority w:val="99"/>
    <w:rsid w:val="00C9339D"/>
    <w:pPr>
      <w:spacing w:before="120" w:after="120" w:line="240" w:lineRule="auto"/>
    </w:pPr>
    <w:rPr>
      <w:rFonts w:eastAsia="Arial"/>
      <w:color w:val="404040"/>
      <w:sz w:val="18"/>
      <w:szCs w:val="20"/>
      <w:lang w:eastAsia="ja-JP"/>
    </w:rPr>
    <w:tblPr>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top w:w="0" w:type="dxa"/>
        <w:left w:w="144" w:type="dxa"/>
        <w:bottom w:w="0" w:type="dxa"/>
        <w:right w:w="144" w:type="dxa"/>
      </w:tblCellMar>
    </w:tblPr>
    <w:tblStylePr w:type="firstRow">
      <w:pPr>
        <w:keepNext/>
        <w:wordWrap/>
      </w:pPr>
      <w:rPr>
        <w:b/>
      </w:rPr>
      <w:tblPr/>
      <w:tcPr>
        <w:shd w:val="clear" w:color="auto" w:fill="DEEAF6"/>
        <w:vAlign w:val="bottom"/>
      </w:tcPr>
    </w:tblStylePr>
    <w:tblStylePr w:type="lastRow">
      <w:pPr>
        <w:wordWrap/>
        <w:jc w:val="right"/>
      </w:pPr>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21">
      <w:bodyDiv w:val="1"/>
      <w:marLeft w:val="0"/>
      <w:marRight w:val="0"/>
      <w:marTop w:val="0"/>
      <w:marBottom w:val="0"/>
      <w:divBdr>
        <w:top w:val="none" w:sz="0" w:space="0" w:color="auto"/>
        <w:left w:val="none" w:sz="0" w:space="0" w:color="auto"/>
        <w:bottom w:val="none" w:sz="0" w:space="0" w:color="auto"/>
        <w:right w:val="none" w:sz="0" w:space="0" w:color="auto"/>
      </w:divBdr>
    </w:div>
    <w:div w:id="312682394">
      <w:bodyDiv w:val="1"/>
      <w:marLeft w:val="0"/>
      <w:marRight w:val="0"/>
      <w:marTop w:val="0"/>
      <w:marBottom w:val="0"/>
      <w:divBdr>
        <w:top w:val="none" w:sz="0" w:space="0" w:color="auto"/>
        <w:left w:val="none" w:sz="0" w:space="0" w:color="auto"/>
        <w:bottom w:val="none" w:sz="0" w:space="0" w:color="auto"/>
        <w:right w:val="none" w:sz="0" w:space="0" w:color="auto"/>
      </w:divBdr>
    </w:div>
    <w:div w:id="703603541">
      <w:bodyDiv w:val="1"/>
      <w:marLeft w:val="0"/>
      <w:marRight w:val="0"/>
      <w:marTop w:val="0"/>
      <w:marBottom w:val="0"/>
      <w:divBdr>
        <w:top w:val="none" w:sz="0" w:space="0" w:color="auto"/>
        <w:left w:val="none" w:sz="0" w:space="0" w:color="auto"/>
        <w:bottom w:val="none" w:sz="0" w:space="0" w:color="auto"/>
        <w:right w:val="none" w:sz="0" w:space="0" w:color="auto"/>
      </w:divBdr>
      <w:divsChild>
        <w:div w:id="803083517">
          <w:marLeft w:val="446"/>
          <w:marRight w:val="0"/>
          <w:marTop w:val="120"/>
          <w:marBottom w:val="0"/>
          <w:divBdr>
            <w:top w:val="none" w:sz="0" w:space="0" w:color="auto"/>
            <w:left w:val="none" w:sz="0" w:space="0" w:color="auto"/>
            <w:bottom w:val="none" w:sz="0" w:space="0" w:color="auto"/>
            <w:right w:val="none" w:sz="0" w:space="0" w:color="auto"/>
          </w:divBdr>
        </w:div>
        <w:div w:id="760490461">
          <w:marLeft w:val="446"/>
          <w:marRight w:val="0"/>
          <w:marTop w:val="120"/>
          <w:marBottom w:val="0"/>
          <w:divBdr>
            <w:top w:val="none" w:sz="0" w:space="0" w:color="auto"/>
            <w:left w:val="none" w:sz="0" w:space="0" w:color="auto"/>
            <w:bottom w:val="none" w:sz="0" w:space="0" w:color="auto"/>
            <w:right w:val="none" w:sz="0" w:space="0" w:color="auto"/>
          </w:divBdr>
        </w:div>
        <w:div w:id="1790122272">
          <w:marLeft w:val="446"/>
          <w:marRight w:val="0"/>
          <w:marTop w:val="120"/>
          <w:marBottom w:val="0"/>
          <w:divBdr>
            <w:top w:val="none" w:sz="0" w:space="0" w:color="auto"/>
            <w:left w:val="none" w:sz="0" w:space="0" w:color="auto"/>
            <w:bottom w:val="none" w:sz="0" w:space="0" w:color="auto"/>
            <w:right w:val="none" w:sz="0" w:space="0" w:color="auto"/>
          </w:divBdr>
        </w:div>
        <w:div w:id="1555194855">
          <w:marLeft w:val="446"/>
          <w:marRight w:val="0"/>
          <w:marTop w:val="120"/>
          <w:marBottom w:val="0"/>
          <w:divBdr>
            <w:top w:val="none" w:sz="0" w:space="0" w:color="auto"/>
            <w:left w:val="none" w:sz="0" w:space="0" w:color="auto"/>
            <w:bottom w:val="none" w:sz="0" w:space="0" w:color="auto"/>
            <w:right w:val="none" w:sz="0" w:space="0" w:color="auto"/>
          </w:divBdr>
        </w:div>
      </w:divsChild>
    </w:div>
    <w:div w:id="714736892">
      <w:bodyDiv w:val="1"/>
      <w:marLeft w:val="0"/>
      <w:marRight w:val="0"/>
      <w:marTop w:val="0"/>
      <w:marBottom w:val="0"/>
      <w:divBdr>
        <w:top w:val="none" w:sz="0" w:space="0" w:color="auto"/>
        <w:left w:val="none" w:sz="0" w:space="0" w:color="auto"/>
        <w:bottom w:val="none" w:sz="0" w:space="0" w:color="auto"/>
        <w:right w:val="none" w:sz="0" w:space="0" w:color="auto"/>
      </w:divBdr>
      <w:divsChild>
        <w:div w:id="1424304168">
          <w:marLeft w:val="446"/>
          <w:marRight w:val="0"/>
          <w:marTop w:val="120"/>
          <w:marBottom w:val="0"/>
          <w:divBdr>
            <w:top w:val="none" w:sz="0" w:space="0" w:color="auto"/>
            <w:left w:val="none" w:sz="0" w:space="0" w:color="auto"/>
            <w:bottom w:val="none" w:sz="0" w:space="0" w:color="auto"/>
            <w:right w:val="none" w:sz="0" w:space="0" w:color="auto"/>
          </w:divBdr>
        </w:div>
        <w:div w:id="139659478">
          <w:marLeft w:val="446"/>
          <w:marRight w:val="0"/>
          <w:marTop w:val="120"/>
          <w:marBottom w:val="0"/>
          <w:divBdr>
            <w:top w:val="none" w:sz="0" w:space="0" w:color="auto"/>
            <w:left w:val="none" w:sz="0" w:space="0" w:color="auto"/>
            <w:bottom w:val="none" w:sz="0" w:space="0" w:color="auto"/>
            <w:right w:val="none" w:sz="0" w:space="0" w:color="auto"/>
          </w:divBdr>
        </w:div>
        <w:div w:id="1696074935">
          <w:marLeft w:val="446"/>
          <w:marRight w:val="0"/>
          <w:marTop w:val="120"/>
          <w:marBottom w:val="0"/>
          <w:divBdr>
            <w:top w:val="none" w:sz="0" w:space="0" w:color="auto"/>
            <w:left w:val="none" w:sz="0" w:space="0" w:color="auto"/>
            <w:bottom w:val="none" w:sz="0" w:space="0" w:color="auto"/>
            <w:right w:val="none" w:sz="0" w:space="0" w:color="auto"/>
          </w:divBdr>
        </w:div>
        <w:div w:id="1671786534">
          <w:marLeft w:val="446"/>
          <w:marRight w:val="0"/>
          <w:marTop w:val="120"/>
          <w:marBottom w:val="0"/>
          <w:divBdr>
            <w:top w:val="none" w:sz="0" w:space="0" w:color="auto"/>
            <w:left w:val="none" w:sz="0" w:space="0" w:color="auto"/>
            <w:bottom w:val="none" w:sz="0" w:space="0" w:color="auto"/>
            <w:right w:val="none" w:sz="0" w:space="0" w:color="auto"/>
          </w:divBdr>
        </w:div>
      </w:divsChild>
    </w:div>
    <w:div w:id="1126702093">
      <w:bodyDiv w:val="1"/>
      <w:marLeft w:val="0"/>
      <w:marRight w:val="0"/>
      <w:marTop w:val="0"/>
      <w:marBottom w:val="0"/>
      <w:divBdr>
        <w:top w:val="none" w:sz="0" w:space="0" w:color="auto"/>
        <w:left w:val="none" w:sz="0" w:space="0" w:color="auto"/>
        <w:bottom w:val="none" w:sz="0" w:space="0" w:color="auto"/>
        <w:right w:val="none" w:sz="0" w:space="0" w:color="auto"/>
      </w:divBdr>
      <w:divsChild>
        <w:div w:id="631981365">
          <w:marLeft w:val="446"/>
          <w:marRight w:val="0"/>
          <w:marTop w:val="0"/>
          <w:marBottom w:val="0"/>
          <w:divBdr>
            <w:top w:val="none" w:sz="0" w:space="0" w:color="auto"/>
            <w:left w:val="none" w:sz="0" w:space="0" w:color="auto"/>
            <w:bottom w:val="none" w:sz="0" w:space="0" w:color="auto"/>
            <w:right w:val="none" w:sz="0" w:space="0" w:color="auto"/>
          </w:divBdr>
        </w:div>
        <w:div w:id="1295864488">
          <w:marLeft w:val="446"/>
          <w:marRight w:val="0"/>
          <w:marTop w:val="0"/>
          <w:marBottom w:val="0"/>
          <w:divBdr>
            <w:top w:val="none" w:sz="0" w:space="0" w:color="auto"/>
            <w:left w:val="none" w:sz="0" w:space="0" w:color="auto"/>
            <w:bottom w:val="none" w:sz="0" w:space="0" w:color="auto"/>
            <w:right w:val="none" w:sz="0" w:space="0" w:color="auto"/>
          </w:divBdr>
        </w:div>
        <w:div w:id="1964965947">
          <w:marLeft w:val="446"/>
          <w:marRight w:val="0"/>
          <w:marTop w:val="0"/>
          <w:marBottom w:val="0"/>
          <w:divBdr>
            <w:top w:val="none" w:sz="0" w:space="0" w:color="auto"/>
            <w:left w:val="none" w:sz="0" w:space="0" w:color="auto"/>
            <w:bottom w:val="none" w:sz="0" w:space="0" w:color="auto"/>
            <w:right w:val="none" w:sz="0" w:space="0" w:color="auto"/>
          </w:divBdr>
        </w:div>
        <w:div w:id="144468209">
          <w:marLeft w:val="446"/>
          <w:marRight w:val="0"/>
          <w:marTop w:val="0"/>
          <w:marBottom w:val="0"/>
          <w:divBdr>
            <w:top w:val="none" w:sz="0" w:space="0" w:color="auto"/>
            <w:left w:val="none" w:sz="0" w:space="0" w:color="auto"/>
            <w:bottom w:val="none" w:sz="0" w:space="0" w:color="auto"/>
            <w:right w:val="none" w:sz="0" w:space="0" w:color="auto"/>
          </w:divBdr>
        </w:div>
        <w:div w:id="519663310">
          <w:marLeft w:val="446"/>
          <w:marRight w:val="0"/>
          <w:marTop w:val="0"/>
          <w:marBottom w:val="0"/>
          <w:divBdr>
            <w:top w:val="none" w:sz="0" w:space="0" w:color="auto"/>
            <w:left w:val="none" w:sz="0" w:space="0" w:color="auto"/>
            <w:bottom w:val="none" w:sz="0" w:space="0" w:color="auto"/>
            <w:right w:val="none" w:sz="0" w:space="0" w:color="auto"/>
          </w:divBdr>
        </w:div>
        <w:div w:id="91972541">
          <w:marLeft w:val="446"/>
          <w:marRight w:val="0"/>
          <w:marTop w:val="0"/>
          <w:marBottom w:val="0"/>
          <w:divBdr>
            <w:top w:val="none" w:sz="0" w:space="0" w:color="auto"/>
            <w:left w:val="none" w:sz="0" w:space="0" w:color="auto"/>
            <w:bottom w:val="none" w:sz="0" w:space="0" w:color="auto"/>
            <w:right w:val="none" w:sz="0" w:space="0" w:color="auto"/>
          </w:divBdr>
        </w:div>
        <w:div w:id="1124040130">
          <w:marLeft w:val="446"/>
          <w:marRight w:val="0"/>
          <w:marTop w:val="0"/>
          <w:marBottom w:val="0"/>
          <w:divBdr>
            <w:top w:val="none" w:sz="0" w:space="0" w:color="auto"/>
            <w:left w:val="none" w:sz="0" w:space="0" w:color="auto"/>
            <w:bottom w:val="none" w:sz="0" w:space="0" w:color="auto"/>
            <w:right w:val="none" w:sz="0" w:space="0" w:color="auto"/>
          </w:divBdr>
        </w:div>
        <w:div w:id="2108964470">
          <w:marLeft w:val="446"/>
          <w:marRight w:val="0"/>
          <w:marTop w:val="0"/>
          <w:marBottom w:val="0"/>
          <w:divBdr>
            <w:top w:val="none" w:sz="0" w:space="0" w:color="auto"/>
            <w:left w:val="none" w:sz="0" w:space="0" w:color="auto"/>
            <w:bottom w:val="none" w:sz="0" w:space="0" w:color="auto"/>
            <w:right w:val="none" w:sz="0" w:space="0" w:color="auto"/>
          </w:divBdr>
        </w:div>
        <w:div w:id="339503799">
          <w:marLeft w:val="446"/>
          <w:marRight w:val="0"/>
          <w:marTop w:val="0"/>
          <w:marBottom w:val="0"/>
          <w:divBdr>
            <w:top w:val="none" w:sz="0" w:space="0" w:color="auto"/>
            <w:left w:val="none" w:sz="0" w:space="0" w:color="auto"/>
            <w:bottom w:val="none" w:sz="0" w:space="0" w:color="auto"/>
            <w:right w:val="none" w:sz="0" w:space="0" w:color="auto"/>
          </w:divBdr>
        </w:div>
        <w:div w:id="1120345790">
          <w:marLeft w:val="446"/>
          <w:marRight w:val="0"/>
          <w:marTop w:val="0"/>
          <w:marBottom w:val="0"/>
          <w:divBdr>
            <w:top w:val="none" w:sz="0" w:space="0" w:color="auto"/>
            <w:left w:val="none" w:sz="0" w:space="0" w:color="auto"/>
            <w:bottom w:val="none" w:sz="0" w:space="0" w:color="auto"/>
            <w:right w:val="none" w:sz="0" w:space="0" w:color="auto"/>
          </w:divBdr>
        </w:div>
        <w:div w:id="1541091711">
          <w:marLeft w:val="446"/>
          <w:marRight w:val="0"/>
          <w:marTop w:val="0"/>
          <w:marBottom w:val="0"/>
          <w:divBdr>
            <w:top w:val="none" w:sz="0" w:space="0" w:color="auto"/>
            <w:left w:val="none" w:sz="0" w:space="0" w:color="auto"/>
            <w:bottom w:val="none" w:sz="0" w:space="0" w:color="auto"/>
            <w:right w:val="none" w:sz="0" w:space="0" w:color="auto"/>
          </w:divBdr>
        </w:div>
        <w:div w:id="689798857">
          <w:marLeft w:val="446"/>
          <w:marRight w:val="0"/>
          <w:marTop w:val="0"/>
          <w:marBottom w:val="0"/>
          <w:divBdr>
            <w:top w:val="none" w:sz="0" w:space="0" w:color="auto"/>
            <w:left w:val="none" w:sz="0" w:space="0" w:color="auto"/>
            <w:bottom w:val="none" w:sz="0" w:space="0" w:color="auto"/>
            <w:right w:val="none" w:sz="0" w:space="0" w:color="auto"/>
          </w:divBdr>
        </w:div>
        <w:div w:id="1240943530">
          <w:marLeft w:val="446"/>
          <w:marRight w:val="0"/>
          <w:marTop w:val="0"/>
          <w:marBottom w:val="0"/>
          <w:divBdr>
            <w:top w:val="none" w:sz="0" w:space="0" w:color="auto"/>
            <w:left w:val="none" w:sz="0" w:space="0" w:color="auto"/>
            <w:bottom w:val="none" w:sz="0" w:space="0" w:color="auto"/>
            <w:right w:val="none" w:sz="0" w:space="0" w:color="auto"/>
          </w:divBdr>
        </w:div>
        <w:div w:id="1232041271">
          <w:marLeft w:val="446"/>
          <w:marRight w:val="0"/>
          <w:marTop w:val="0"/>
          <w:marBottom w:val="0"/>
          <w:divBdr>
            <w:top w:val="none" w:sz="0" w:space="0" w:color="auto"/>
            <w:left w:val="none" w:sz="0" w:space="0" w:color="auto"/>
            <w:bottom w:val="none" w:sz="0" w:space="0" w:color="auto"/>
            <w:right w:val="none" w:sz="0" w:space="0" w:color="auto"/>
          </w:divBdr>
        </w:div>
        <w:div w:id="2097045126">
          <w:marLeft w:val="446"/>
          <w:marRight w:val="0"/>
          <w:marTop w:val="0"/>
          <w:marBottom w:val="0"/>
          <w:divBdr>
            <w:top w:val="none" w:sz="0" w:space="0" w:color="auto"/>
            <w:left w:val="none" w:sz="0" w:space="0" w:color="auto"/>
            <w:bottom w:val="none" w:sz="0" w:space="0" w:color="auto"/>
            <w:right w:val="none" w:sz="0" w:space="0" w:color="auto"/>
          </w:divBdr>
        </w:div>
        <w:div w:id="1503466983">
          <w:marLeft w:val="446"/>
          <w:marRight w:val="0"/>
          <w:marTop w:val="0"/>
          <w:marBottom w:val="0"/>
          <w:divBdr>
            <w:top w:val="none" w:sz="0" w:space="0" w:color="auto"/>
            <w:left w:val="none" w:sz="0" w:space="0" w:color="auto"/>
            <w:bottom w:val="none" w:sz="0" w:space="0" w:color="auto"/>
            <w:right w:val="none" w:sz="0" w:space="0" w:color="auto"/>
          </w:divBdr>
        </w:div>
        <w:div w:id="300890347">
          <w:marLeft w:val="446"/>
          <w:marRight w:val="0"/>
          <w:marTop w:val="0"/>
          <w:marBottom w:val="0"/>
          <w:divBdr>
            <w:top w:val="none" w:sz="0" w:space="0" w:color="auto"/>
            <w:left w:val="none" w:sz="0" w:space="0" w:color="auto"/>
            <w:bottom w:val="none" w:sz="0" w:space="0" w:color="auto"/>
            <w:right w:val="none" w:sz="0" w:space="0" w:color="auto"/>
          </w:divBdr>
        </w:div>
        <w:div w:id="1149829861">
          <w:marLeft w:val="446"/>
          <w:marRight w:val="0"/>
          <w:marTop w:val="0"/>
          <w:marBottom w:val="0"/>
          <w:divBdr>
            <w:top w:val="none" w:sz="0" w:space="0" w:color="auto"/>
            <w:left w:val="none" w:sz="0" w:space="0" w:color="auto"/>
            <w:bottom w:val="none" w:sz="0" w:space="0" w:color="auto"/>
            <w:right w:val="none" w:sz="0" w:space="0" w:color="auto"/>
          </w:divBdr>
        </w:div>
        <w:div w:id="1831948533">
          <w:marLeft w:val="446"/>
          <w:marRight w:val="0"/>
          <w:marTop w:val="0"/>
          <w:marBottom w:val="0"/>
          <w:divBdr>
            <w:top w:val="none" w:sz="0" w:space="0" w:color="auto"/>
            <w:left w:val="none" w:sz="0" w:space="0" w:color="auto"/>
            <w:bottom w:val="none" w:sz="0" w:space="0" w:color="auto"/>
            <w:right w:val="none" w:sz="0" w:space="0" w:color="auto"/>
          </w:divBdr>
        </w:div>
      </w:divsChild>
    </w:div>
    <w:div w:id="1147934347">
      <w:bodyDiv w:val="1"/>
      <w:marLeft w:val="0"/>
      <w:marRight w:val="0"/>
      <w:marTop w:val="0"/>
      <w:marBottom w:val="0"/>
      <w:divBdr>
        <w:top w:val="none" w:sz="0" w:space="0" w:color="auto"/>
        <w:left w:val="none" w:sz="0" w:space="0" w:color="auto"/>
        <w:bottom w:val="none" w:sz="0" w:space="0" w:color="auto"/>
        <w:right w:val="none" w:sz="0" w:space="0" w:color="auto"/>
      </w:divBdr>
    </w:div>
    <w:div w:id="1561592800">
      <w:bodyDiv w:val="1"/>
      <w:marLeft w:val="0"/>
      <w:marRight w:val="0"/>
      <w:marTop w:val="0"/>
      <w:marBottom w:val="0"/>
      <w:divBdr>
        <w:top w:val="none" w:sz="0" w:space="0" w:color="auto"/>
        <w:left w:val="none" w:sz="0" w:space="0" w:color="auto"/>
        <w:bottom w:val="none" w:sz="0" w:space="0" w:color="auto"/>
        <w:right w:val="none" w:sz="0" w:space="0" w:color="auto"/>
      </w:divBdr>
    </w:div>
    <w:div w:id="1852180659">
      <w:bodyDiv w:val="1"/>
      <w:marLeft w:val="0"/>
      <w:marRight w:val="0"/>
      <w:marTop w:val="0"/>
      <w:marBottom w:val="0"/>
      <w:divBdr>
        <w:top w:val="none" w:sz="0" w:space="0" w:color="auto"/>
        <w:left w:val="none" w:sz="0" w:space="0" w:color="auto"/>
        <w:bottom w:val="none" w:sz="0" w:space="0" w:color="auto"/>
        <w:right w:val="none" w:sz="0" w:space="0" w:color="auto"/>
      </w:divBdr>
      <w:divsChild>
        <w:div w:id="1985576253">
          <w:marLeft w:val="446"/>
          <w:marRight w:val="0"/>
          <w:marTop w:val="120"/>
          <w:marBottom w:val="0"/>
          <w:divBdr>
            <w:top w:val="none" w:sz="0" w:space="0" w:color="auto"/>
            <w:left w:val="none" w:sz="0" w:space="0" w:color="auto"/>
            <w:bottom w:val="none" w:sz="0" w:space="0" w:color="auto"/>
            <w:right w:val="none" w:sz="0" w:space="0" w:color="auto"/>
          </w:divBdr>
        </w:div>
        <w:div w:id="416287157">
          <w:marLeft w:val="446"/>
          <w:marRight w:val="0"/>
          <w:marTop w:val="120"/>
          <w:marBottom w:val="0"/>
          <w:divBdr>
            <w:top w:val="none" w:sz="0" w:space="0" w:color="auto"/>
            <w:left w:val="none" w:sz="0" w:space="0" w:color="auto"/>
            <w:bottom w:val="none" w:sz="0" w:space="0" w:color="auto"/>
            <w:right w:val="none" w:sz="0" w:space="0" w:color="auto"/>
          </w:divBdr>
        </w:div>
        <w:div w:id="860166098">
          <w:marLeft w:val="446"/>
          <w:marRight w:val="0"/>
          <w:marTop w:val="120"/>
          <w:marBottom w:val="0"/>
          <w:divBdr>
            <w:top w:val="none" w:sz="0" w:space="0" w:color="auto"/>
            <w:left w:val="none" w:sz="0" w:space="0" w:color="auto"/>
            <w:bottom w:val="none" w:sz="0" w:space="0" w:color="auto"/>
            <w:right w:val="none" w:sz="0" w:space="0" w:color="auto"/>
          </w:divBdr>
        </w:div>
        <w:div w:id="721027793">
          <w:marLeft w:val="446"/>
          <w:marRight w:val="0"/>
          <w:marTop w:val="120"/>
          <w:marBottom w:val="0"/>
          <w:divBdr>
            <w:top w:val="none" w:sz="0" w:space="0" w:color="auto"/>
            <w:left w:val="none" w:sz="0" w:space="0" w:color="auto"/>
            <w:bottom w:val="none" w:sz="0" w:space="0" w:color="auto"/>
            <w:right w:val="none" w:sz="0" w:space="0" w:color="auto"/>
          </w:divBdr>
        </w:div>
        <w:div w:id="2078240832">
          <w:marLeft w:val="446"/>
          <w:marRight w:val="0"/>
          <w:marTop w:val="120"/>
          <w:marBottom w:val="0"/>
          <w:divBdr>
            <w:top w:val="none" w:sz="0" w:space="0" w:color="auto"/>
            <w:left w:val="none" w:sz="0" w:space="0" w:color="auto"/>
            <w:bottom w:val="none" w:sz="0" w:space="0" w:color="auto"/>
            <w:right w:val="none" w:sz="0" w:space="0" w:color="auto"/>
          </w:divBdr>
        </w:div>
        <w:div w:id="218247659">
          <w:marLeft w:val="446"/>
          <w:marRight w:val="0"/>
          <w:marTop w:val="120"/>
          <w:marBottom w:val="0"/>
          <w:divBdr>
            <w:top w:val="none" w:sz="0" w:space="0" w:color="auto"/>
            <w:left w:val="none" w:sz="0" w:space="0" w:color="auto"/>
            <w:bottom w:val="none" w:sz="0" w:space="0" w:color="auto"/>
            <w:right w:val="none" w:sz="0" w:space="0" w:color="auto"/>
          </w:divBdr>
        </w:div>
      </w:divsChild>
    </w:div>
    <w:div w:id="1952660094">
      <w:bodyDiv w:val="1"/>
      <w:marLeft w:val="0"/>
      <w:marRight w:val="0"/>
      <w:marTop w:val="0"/>
      <w:marBottom w:val="0"/>
      <w:divBdr>
        <w:top w:val="none" w:sz="0" w:space="0" w:color="auto"/>
        <w:left w:val="none" w:sz="0" w:space="0" w:color="auto"/>
        <w:bottom w:val="none" w:sz="0" w:space="0" w:color="auto"/>
        <w:right w:val="none" w:sz="0" w:space="0" w:color="auto"/>
      </w:divBdr>
      <w:divsChild>
        <w:div w:id="1370958950">
          <w:marLeft w:val="446"/>
          <w:marRight w:val="0"/>
          <w:marTop w:val="120"/>
          <w:marBottom w:val="0"/>
          <w:divBdr>
            <w:top w:val="none" w:sz="0" w:space="0" w:color="auto"/>
            <w:left w:val="none" w:sz="0" w:space="0" w:color="auto"/>
            <w:bottom w:val="none" w:sz="0" w:space="0" w:color="auto"/>
            <w:right w:val="none" w:sz="0" w:space="0" w:color="auto"/>
          </w:divBdr>
        </w:div>
        <w:div w:id="1878006698">
          <w:marLeft w:val="446"/>
          <w:marRight w:val="0"/>
          <w:marTop w:val="120"/>
          <w:marBottom w:val="0"/>
          <w:divBdr>
            <w:top w:val="none" w:sz="0" w:space="0" w:color="auto"/>
            <w:left w:val="none" w:sz="0" w:space="0" w:color="auto"/>
            <w:bottom w:val="none" w:sz="0" w:space="0" w:color="auto"/>
            <w:right w:val="none" w:sz="0" w:space="0" w:color="auto"/>
          </w:divBdr>
        </w:div>
        <w:div w:id="2029210443">
          <w:marLeft w:val="446"/>
          <w:marRight w:val="0"/>
          <w:marTop w:val="120"/>
          <w:marBottom w:val="0"/>
          <w:divBdr>
            <w:top w:val="none" w:sz="0" w:space="0" w:color="auto"/>
            <w:left w:val="none" w:sz="0" w:space="0" w:color="auto"/>
            <w:bottom w:val="none" w:sz="0" w:space="0" w:color="auto"/>
            <w:right w:val="none" w:sz="0" w:space="0" w:color="auto"/>
          </w:divBdr>
        </w:div>
        <w:div w:id="1713724915">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image" Target="media/image2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D6560-CA29-44D5-B2E6-0CF107354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Pages>
  <Words>15059</Words>
  <Characters>85840</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AN APPROACH TO DETECT DIABETES UTILIZING POLARIZED LIGHT SYSTEM AND EFFECTIVE OPTICAL PARAMETERS OF ANISOTROPIC MATERIAL</vt:lpstr>
    </vt:vector>
  </TitlesOfParts>
  <Company>IU</Company>
  <LinksUpToDate>false</LinksUpToDate>
  <CharactersWithSpaces>100698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TO DETECT DIABETES UTILIZING POLARIZED LIGHT SYSTEM AND EFFECTIVE OPTICAL PARAMETERS OF ANISOTROPIC MATERIAL</dc:title>
  <dc:creator>Khoa</dc:creator>
  <cp:lastModifiedBy>Nguyen Pham</cp:lastModifiedBy>
  <cp:revision>86</cp:revision>
  <cp:lastPrinted>2017-01-04T09:14:00Z</cp:lastPrinted>
  <dcterms:created xsi:type="dcterms:W3CDTF">2017-01-02T08:35:00Z</dcterms:created>
  <dcterms:modified xsi:type="dcterms:W3CDTF">2017-01-04T09:18:00Z</dcterms:modified>
</cp:coreProperties>
</file>